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514451" w14:textId="77777777" w:rsidR="00DD5EDA" w:rsidRPr="00DD5EDA" w:rsidRDefault="00DD5EDA" w:rsidP="00DD5EDA">
      <w:pPr>
        <w:jc w:val="center"/>
        <w:rPr>
          <w:rFonts w:ascii="Times New Roman" w:eastAsia="Times New Roman" w:hAnsi="Times New Roman" w:cs="Times New Roman"/>
          <w:color w:val="000000"/>
        </w:rPr>
      </w:pPr>
      <w:r w:rsidRPr="00DD5EDA">
        <w:rPr>
          <w:rFonts w:ascii="Arial" w:eastAsia="Times New Roman" w:hAnsi="Arial" w:cs="Arial"/>
          <w:color w:val="000000"/>
          <w:sz w:val="34"/>
          <w:szCs w:val="34"/>
        </w:rPr>
        <w:t>Reviewer Response </w:t>
      </w:r>
    </w:p>
    <w:p w14:paraId="3DB6C738" w14:textId="77777777" w:rsidR="00DD5EDA" w:rsidRPr="00DD5EDA" w:rsidRDefault="00DD5EDA" w:rsidP="00DD5EDA">
      <w:pPr>
        <w:spacing w:before="102"/>
        <w:ind w:left="17" w:right="41"/>
        <w:jc w:val="center"/>
        <w:rPr>
          <w:rFonts w:ascii="Times New Roman" w:eastAsia="Times New Roman" w:hAnsi="Times New Roman" w:cs="Times New Roman"/>
          <w:color w:val="000000"/>
        </w:rPr>
      </w:pPr>
      <w:proofErr w:type="spellStart"/>
      <w:r w:rsidRPr="00DD5EDA">
        <w:rPr>
          <w:rFonts w:ascii="Arial" w:eastAsia="Times New Roman" w:hAnsi="Arial" w:cs="Arial"/>
          <w:color w:val="000000"/>
        </w:rPr>
        <w:t>Backarc</w:t>
      </w:r>
      <w:proofErr w:type="spellEnd"/>
      <w:r w:rsidRPr="00DD5EDA">
        <w:rPr>
          <w:rFonts w:ascii="Arial" w:eastAsia="Times New Roman" w:hAnsi="Arial" w:cs="Arial"/>
          <w:color w:val="000000"/>
        </w:rPr>
        <w:t xml:space="preserve"> lithospheric thickness and serpentine stability control slab-mantle coupling depths in subduction zones </w:t>
      </w:r>
    </w:p>
    <w:p w14:paraId="2805897C" w14:textId="3FB7D820" w:rsidR="00DD5EDA" w:rsidRPr="00DD5EDA" w:rsidRDefault="00DD5EDA" w:rsidP="00DD5EDA">
      <w:pPr>
        <w:spacing w:before="418"/>
        <w:jc w:val="center"/>
        <w:rPr>
          <w:rFonts w:ascii="Times New Roman" w:eastAsia="Times New Roman" w:hAnsi="Times New Roman" w:cs="Times New Roman"/>
          <w:color w:val="000000"/>
        </w:rPr>
      </w:pPr>
      <w:r w:rsidRPr="00DD5EDA">
        <w:rPr>
          <w:rFonts w:ascii="Arial" w:eastAsia="Times New Roman" w:hAnsi="Arial" w:cs="Arial"/>
          <w:color w:val="000000"/>
        </w:rPr>
        <w:t xml:space="preserve">Buchanan </w:t>
      </w:r>
      <w:proofErr w:type="spellStart"/>
      <w:r w:rsidRPr="00DD5EDA">
        <w:rPr>
          <w:rFonts w:ascii="Arial" w:eastAsia="Times New Roman" w:hAnsi="Arial" w:cs="Arial"/>
          <w:color w:val="000000"/>
        </w:rPr>
        <w:t>Kerswell</w:t>
      </w:r>
      <w:proofErr w:type="spellEnd"/>
      <w:ins w:id="0" w:author="Buchanan Kerswell" w:date="2021-02-15T11:24:00Z">
        <w:r w:rsidR="00BD2879">
          <w:rPr>
            <w:rFonts w:ascii="Arial" w:eastAsia="Times New Roman" w:hAnsi="Arial" w:cs="Arial"/>
            <w:color w:val="000000"/>
          </w:rPr>
          <w:t xml:space="preserve">, Matthew J. Kohn, </w:t>
        </w:r>
        <w:proofErr w:type="spellStart"/>
        <w:r w:rsidR="00BD2879">
          <w:rPr>
            <w:rFonts w:ascii="Arial" w:eastAsia="Times New Roman" w:hAnsi="Arial" w:cs="Arial"/>
            <w:color w:val="000000"/>
          </w:rPr>
          <w:t>Taras</w:t>
        </w:r>
        <w:proofErr w:type="spellEnd"/>
        <w:r w:rsidR="00BD2879">
          <w:rPr>
            <w:rFonts w:ascii="Arial" w:eastAsia="Times New Roman" w:hAnsi="Arial" w:cs="Arial"/>
            <w:color w:val="000000"/>
          </w:rPr>
          <w:t xml:space="preserve"> </w:t>
        </w:r>
        <w:proofErr w:type="spellStart"/>
        <w:r w:rsidR="00BD2879">
          <w:rPr>
            <w:rFonts w:ascii="Arial" w:eastAsia="Times New Roman" w:hAnsi="Arial" w:cs="Arial"/>
            <w:color w:val="000000"/>
          </w:rPr>
          <w:t>Gerya</w:t>
        </w:r>
      </w:ins>
      <w:proofErr w:type="spellEnd"/>
      <w:del w:id="1" w:author="Buchanan Kerswell" w:date="2021-02-15T11:24:00Z">
        <w:r w:rsidRPr="00DD5EDA" w:rsidDel="00BD2879">
          <w:rPr>
            <w:rFonts w:ascii="Cambria Math" w:eastAsia="Times New Roman" w:hAnsi="Cambria Math" w:cs="Cambria Math"/>
            <w:color w:val="000000"/>
            <w:sz w:val="16"/>
            <w:szCs w:val="16"/>
            <w:vertAlign w:val="superscript"/>
          </w:rPr>
          <w:delText>∗</w:delText>
        </w:r>
        <w:r w:rsidRPr="00DD5EDA" w:rsidDel="00BD2879">
          <w:rPr>
            <w:rFonts w:ascii="Arial" w:eastAsia="Times New Roman" w:hAnsi="Arial" w:cs="Arial"/>
            <w:color w:val="000000"/>
            <w:sz w:val="16"/>
            <w:szCs w:val="16"/>
          </w:rPr>
          <w:delText> </w:delText>
        </w:r>
      </w:del>
    </w:p>
    <w:p w14:paraId="7778213A" w14:textId="505A1263" w:rsidR="00DD5EDA" w:rsidRPr="00DD5EDA" w:rsidRDefault="00DD5EDA" w:rsidP="00DD5EDA">
      <w:pPr>
        <w:spacing w:before="307"/>
        <w:jc w:val="center"/>
        <w:rPr>
          <w:rFonts w:ascii="Times New Roman" w:eastAsia="Times New Roman" w:hAnsi="Times New Roman" w:cs="Times New Roman"/>
          <w:color w:val="000000"/>
        </w:rPr>
      </w:pPr>
      <w:del w:id="2" w:author="Buchanan Kerswell" w:date="2021-02-15T11:24:00Z">
        <w:r w:rsidRPr="00DD5EDA" w:rsidDel="00D03B45">
          <w:rPr>
            <w:rFonts w:ascii="Arial" w:eastAsia="Times New Roman" w:hAnsi="Arial" w:cs="Arial"/>
            <w:color w:val="000000"/>
          </w:rPr>
          <w:delText xml:space="preserve">28 </w:delText>
        </w:r>
      </w:del>
      <w:ins w:id="3" w:author="Buchanan Kerswell" w:date="2021-02-15T11:24:00Z">
        <w:r w:rsidR="00D03B45">
          <w:rPr>
            <w:rFonts w:ascii="Arial" w:eastAsia="Times New Roman" w:hAnsi="Arial" w:cs="Arial"/>
            <w:color w:val="000000"/>
          </w:rPr>
          <w:t xml:space="preserve">15 </w:t>
        </w:r>
      </w:ins>
      <w:del w:id="4" w:author="Buchanan Kerswell" w:date="2021-02-15T11:24:00Z">
        <w:r w:rsidRPr="00DD5EDA" w:rsidDel="00D03B45">
          <w:rPr>
            <w:rFonts w:ascii="Arial" w:eastAsia="Times New Roman" w:hAnsi="Arial" w:cs="Arial"/>
            <w:color w:val="000000"/>
          </w:rPr>
          <w:delText xml:space="preserve">January </w:delText>
        </w:r>
      </w:del>
      <w:ins w:id="5" w:author="Buchanan Kerswell" w:date="2021-02-15T11:24:00Z">
        <w:r w:rsidR="00D03B45">
          <w:rPr>
            <w:rFonts w:ascii="Arial" w:eastAsia="Times New Roman" w:hAnsi="Arial" w:cs="Arial"/>
            <w:color w:val="000000"/>
          </w:rPr>
          <w:t>February</w:t>
        </w:r>
        <w:r w:rsidR="00D03B45" w:rsidRPr="00DD5EDA">
          <w:rPr>
            <w:rFonts w:ascii="Arial" w:eastAsia="Times New Roman" w:hAnsi="Arial" w:cs="Arial"/>
            <w:color w:val="000000"/>
          </w:rPr>
          <w:t xml:space="preserve"> </w:t>
        </w:r>
      </w:ins>
      <w:r w:rsidRPr="00DD5EDA">
        <w:rPr>
          <w:rFonts w:ascii="Arial" w:eastAsia="Times New Roman" w:hAnsi="Arial" w:cs="Arial"/>
          <w:color w:val="000000"/>
        </w:rPr>
        <w:t>2021 </w:t>
      </w:r>
    </w:p>
    <w:p w14:paraId="569F9D56" w14:textId="77777777" w:rsidR="00DD5EDA" w:rsidRPr="00DD5EDA" w:rsidRDefault="00DD5EDA" w:rsidP="00DD5EDA">
      <w:pPr>
        <w:spacing w:before="631"/>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Reviewer One </w:t>
      </w:r>
    </w:p>
    <w:p w14:paraId="4463E267" w14:textId="77777777" w:rsidR="00DD5EDA" w:rsidRPr="00DD5EDA" w:rsidRDefault="00DD5EDA" w:rsidP="00DD5EDA">
      <w:pPr>
        <w:spacing w:before="189"/>
        <w:ind w:left="16"/>
        <w:rPr>
          <w:rFonts w:ascii="Times New Roman" w:eastAsia="Times New Roman" w:hAnsi="Times New Roman" w:cs="Times New Roman"/>
          <w:color w:val="000000"/>
        </w:rPr>
      </w:pPr>
      <w:r w:rsidRPr="00DD5EDA">
        <w:rPr>
          <w:rFonts w:ascii="Arial" w:eastAsia="Times New Roman" w:hAnsi="Arial" w:cs="Arial"/>
          <w:b/>
          <w:bCs/>
          <w:color w:val="000000"/>
        </w:rPr>
        <w:t>Major Revisions </w:t>
      </w:r>
    </w:p>
    <w:p w14:paraId="46F1746A" w14:textId="1F641382" w:rsidR="00DD5EDA" w:rsidRPr="00DD5EDA" w:rsidRDefault="00DD5EDA" w:rsidP="00DD5EDA">
      <w:pPr>
        <w:spacing w:before="127"/>
        <w:ind w:left="706" w:right="543" w:hanging="24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1. The inclusion of the Peclet number analysis was a bit detracting and as it didn’t lead to any large conclusions or add to the manuscript. I tried to find similar examples to its use in the geodynamics literature so that I could compare your </w:t>
      </w:r>
      <w:proofErr w:type="gramStart"/>
      <w:r w:rsidRPr="00DD5EDA">
        <w:rPr>
          <w:rFonts w:ascii="Arial" w:eastAsia="Times New Roman" w:hAnsi="Arial" w:cs="Arial"/>
          <w:color w:val="000000"/>
          <w:sz w:val="20"/>
          <w:szCs w:val="20"/>
        </w:rPr>
        <w:t>work,</w:t>
      </w:r>
      <w:r w:rsidR="00623AD9">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but</w:t>
      </w:r>
      <w:proofErr w:type="gramEnd"/>
      <w:r w:rsidRPr="00DD5EDA">
        <w:rPr>
          <w:rFonts w:ascii="Arial" w:eastAsia="Times New Roman" w:hAnsi="Arial" w:cs="Arial"/>
          <w:color w:val="000000"/>
          <w:sz w:val="20"/>
          <w:szCs w:val="20"/>
        </w:rPr>
        <w:t xml:space="preserve"> fell flat in finding those comparisons. From a fluid mechanics </w:t>
      </w:r>
      <w:proofErr w:type="gramStart"/>
      <w:r w:rsidRPr="00DD5EDA">
        <w:rPr>
          <w:rFonts w:ascii="Arial" w:eastAsia="Times New Roman" w:hAnsi="Arial" w:cs="Arial"/>
          <w:color w:val="000000"/>
          <w:sz w:val="20"/>
          <w:szCs w:val="20"/>
        </w:rPr>
        <w:t>stand point</w:t>
      </w:r>
      <w:proofErr w:type="gramEnd"/>
      <w:r w:rsidRPr="00DD5EDA">
        <w:rPr>
          <w:rFonts w:ascii="Arial" w:eastAsia="Times New Roman" w:hAnsi="Arial" w:cs="Arial"/>
          <w:color w:val="000000"/>
          <w:sz w:val="20"/>
          <w:szCs w:val="20"/>
        </w:rPr>
        <w:t>, I understand, but how it fits in the broader literature and analysis of subduction zones should be included in the manuscript, as G3 is intended for a broad audience. </w:t>
      </w:r>
    </w:p>
    <w:p w14:paraId="380BEF09" w14:textId="585E3F82" w:rsidR="00DD5EDA" w:rsidDel="00F35D7F" w:rsidRDefault="00DD5EDA" w:rsidP="00031865">
      <w:pPr>
        <w:spacing w:before="484"/>
        <w:ind w:left="698" w:right="505" w:hanging="241"/>
        <w:jc w:val="both"/>
        <w:rPr>
          <w:del w:id="6" w:author="Buchanan Kerswell" w:date="2021-02-15T11:03:00Z"/>
          <w:rFonts w:ascii="Arial" w:eastAsia="Times New Roman" w:hAnsi="Arial" w:cs="Arial"/>
          <w:color w:val="000000"/>
          <w:sz w:val="20"/>
          <w:szCs w:val="20"/>
        </w:rPr>
      </w:pPr>
      <w:del w:id="7" w:author="Buchanan Kerswell" w:date="2021-02-15T11:03:00Z">
        <w:r w:rsidRPr="00DD5EDA" w:rsidDel="00F35D7F">
          <w:rPr>
            <w:rFonts w:ascii="Arial" w:eastAsia="Times New Roman" w:hAnsi="Arial" w:cs="Arial"/>
            <w:color w:val="000000"/>
            <w:sz w:val="20"/>
            <w:szCs w:val="20"/>
          </w:rPr>
          <w:delText xml:space="preserve">Thank you. We believe this analysis is novel in the geodynamics community and we do our best to describe the significance of the Péclet and </w:delText>
        </w:r>
        <w:r w:rsidRPr="00DD5EDA" w:rsidDel="00F35D7F">
          <w:rPr>
            <w:rFonts w:ascii="Arial" w:eastAsia="Times New Roman" w:hAnsi="Arial" w:cs="Arial"/>
            <w:i/>
            <w:iCs/>
            <w:color w:val="000000"/>
            <w:sz w:val="20"/>
            <w:szCs w:val="20"/>
          </w:rPr>
          <w:delText xml:space="preserve">effective </w:delText>
        </w:r>
        <w:r w:rsidRPr="00DD5EDA" w:rsidDel="00F35D7F">
          <w:rPr>
            <w:rFonts w:ascii="Arial" w:eastAsia="Times New Roman" w:hAnsi="Arial" w:cs="Arial"/>
            <w:color w:val="000000"/>
            <w:sz w:val="20"/>
            <w:szCs w:val="20"/>
          </w:rPr>
          <w:delText>Péclet numbers. Much of the honus in understanding the analysis falls on the reader who, like you say, has likely never encountered the analysis before. However, the analysis is common in undergraduate engineering textbooks and we do not believe it is inaccessible to G</w:delText>
        </w:r>
        <w:r w:rsidRPr="00DD5EDA" w:rsidDel="00F35D7F">
          <w:rPr>
            <w:rFonts w:ascii="Arial" w:eastAsia="Times New Roman" w:hAnsi="Arial" w:cs="Arial"/>
            <w:color w:val="000000"/>
            <w:sz w:val="14"/>
            <w:szCs w:val="14"/>
            <w:vertAlign w:val="superscript"/>
          </w:rPr>
          <w:delText>3</w:delText>
        </w:r>
        <w:r w:rsidRPr="00DD5EDA" w:rsidDel="00F35D7F">
          <w:rPr>
            <w:rFonts w:ascii="Arial" w:eastAsia="Times New Roman" w:hAnsi="Arial" w:cs="Arial"/>
            <w:color w:val="000000"/>
            <w:sz w:val="20"/>
            <w:szCs w:val="20"/>
          </w:rPr>
          <w:delText>’s audience. All reviews we have received indicate an understanding of the theory, despite its unfamiliarity. </w:delText>
        </w:r>
      </w:del>
    </w:p>
    <w:p w14:paraId="32B741CF" w14:textId="3B646509" w:rsidR="00F35D7F" w:rsidRDefault="00F35D7F" w:rsidP="00DD5EDA">
      <w:pPr>
        <w:spacing w:before="127"/>
        <w:ind w:left="5" w:firstLine="1"/>
        <w:jc w:val="both"/>
        <w:rPr>
          <w:ins w:id="8" w:author="Buchanan Kerswell" w:date="2021-02-15T11:03:00Z"/>
          <w:rFonts w:ascii="Arial" w:eastAsia="Times New Roman" w:hAnsi="Arial" w:cs="Arial"/>
          <w:color w:val="000000"/>
          <w:sz w:val="20"/>
          <w:szCs w:val="20"/>
        </w:rPr>
      </w:pPr>
    </w:p>
    <w:p w14:paraId="1584E503" w14:textId="77777777" w:rsidR="00F35D7F" w:rsidRPr="00DD5EDA" w:rsidRDefault="00F35D7F" w:rsidP="00DD5EDA">
      <w:pPr>
        <w:spacing w:before="127"/>
        <w:ind w:left="5" w:firstLine="1"/>
        <w:jc w:val="both"/>
        <w:rPr>
          <w:ins w:id="9" w:author="Buchanan Kerswell" w:date="2021-02-15T11:03:00Z"/>
          <w:rFonts w:ascii="Times New Roman" w:eastAsia="Times New Roman" w:hAnsi="Times New Roman" w:cs="Times New Roman"/>
          <w:color w:val="000000"/>
        </w:rPr>
      </w:pPr>
    </w:p>
    <w:p w14:paraId="3CDDEEA8" w14:textId="141DDAC4" w:rsidR="00DD5EDA" w:rsidRPr="00DD5EDA" w:rsidDel="00F35D7F" w:rsidRDefault="00DD5EDA" w:rsidP="00DD5EDA">
      <w:pPr>
        <w:spacing w:before="129"/>
        <w:ind w:left="3" w:right="39" w:firstLine="3"/>
        <w:jc w:val="both"/>
        <w:rPr>
          <w:del w:id="10" w:author="Buchanan Kerswell" w:date="2021-02-15T11:03:00Z"/>
          <w:rFonts w:ascii="Times New Roman" w:eastAsia="Times New Roman" w:hAnsi="Times New Roman" w:cs="Times New Roman"/>
          <w:color w:val="000000"/>
        </w:rPr>
      </w:pPr>
      <w:del w:id="11" w:author="Buchanan Kerswell" w:date="2021-02-15T11:03:00Z">
        <w:r w:rsidRPr="00DD5EDA" w:rsidDel="00F35D7F">
          <w:rPr>
            <w:rFonts w:ascii="Arial" w:eastAsia="Times New Roman" w:hAnsi="Arial" w:cs="Arial"/>
            <w:color w:val="000000"/>
            <w:sz w:val="20"/>
            <w:szCs w:val="20"/>
          </w:rPr>
          <w:delText>The Péclet number analysis is our attempt to couch the thermal feedbacks we present in the paper in theory (instead of mere observation) and to quantify the feedbacks’ effects on coupling. Therefore, the analysis remains in the manuscript with a statement of how the applied theory helps one understand coupling. </w:delText>
        </w:r>
      </w:del>
    </w:p>
    <w:p w14:paraId="32167142" w14:textId="2203B709" w:rsidR="00031865" w:rsidRPr="00DD5EDA" w:rsidRDefault="00DD5EDA" w:rsidP="00031865">
      <w:pPr>
        <w:spacing w:before="484"/>
        <w:ind w:left="698" w:right="505" w:hanging="241"/>
        <w:jc w:val="both"/>
        <w:rPr>
          <w:rFonts w:ascii="Arial" w:eastAsia="Times New Roman" w:hAnsi="Arial" w:cs="Arial"/>
          <w:color w:val="000000"/>
          <w:sz w:val="20"/>
          <w:szCs w:val="20"/>
        </w:rPr>
      </w:pPr>
      <w:r w:rsidRPr="00DD5EDA">
        <w:rPr>
          <w:rFonts w:ascii="Arial" w:eastAsia="Times New Roman" w:hAnsi="Arial" w:cs="Arial"/>
          <w:color w:val="000000"/>
          <w:sz w:val="20"/>
          <w:szCs w:val="20"/>
        </w:rPr>
        <w:t xml:space="preserve">2. A deeper understanding of the numerical method/assumptions are required. </w:t>
      </w: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et al. (2010) employs an array of parameters that ultimately affect plate coupling, yet none of these are discussed that would have considerable impact on your models. The major one in this case is the inclusion of the plastic failure Drucker-Prager criterion. The effect of hydration and pore-fluid pressure is accommodated through the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r w:rsidRPr="00DD5EDA">
        <w:rPr>
          <w:rFonts w:ascii="Arial" w:eastAsia="Times New Roman" w:hAnsi="Arial" w:cs="Arial"/>
          <w:color w:val="000000"/>
          <w:sz w:val="20"/>
          <w:szCs w:val="20"/>
        </w:rPr>
        <w:t xml:space="preserve">parameter, or at least was in early versions of I2VIS (cf. Equation 10 </w:t>
      </w: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et al. 2010;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color w:val="000000"/>
          <w:sz w:val="20"/>
          <w:szCs w:val="20"/>
        </w:rPr>
        <w:t>vaires</w:t>
      </w:r>
      <w:proofErr w:type="spellEnd"/>
      <w:r w:rsidRPr="00DD5EDA">
        <w:rPr>
          <w:rFonts w:ascii="Arial" w:eastAsia="Times New Roman" w:hAnsi="Arial" w:cs="Arial"/>
          <w:color w:val="000000"/>
          <w:sz w:val="20"/>
          <w:szCs w:val="20"/>
        </w:rPr>
        <w:t xml:space="preserve"> between 0 and 1).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(2011) also show that this parameter has significant consequences for subduction zone modelling. I can’t imagine a case where this wouldn’t also affect the coupling depth in these models, as well, and a comparison should be noted. They may simply fall within your calculated standard deviations. However, the reader can’t and doesn’t know. One suggestion is to just have a look at some visual comparisons of apparent coupling depths of other I2VIS articles and their stated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r w:rsidRPr="00DD5EDA">
        <w:rPr>
          <w:rFonts w:ascii="Arial" w:eastAsia="Times New Roman" w:hAnsi="Arial" w:cs="Arial"/>
          <w:color w:val="000000"/>
          <w:sz w:val="20"/>
          <w:szCs w:val="20"/>
        </w:rPr>
        <w:t xml:space="preserve">values (Vogt, Gonzalez, </w:t>
      </w:r>
      <w:proofErr w:type="spellStart"/>
      <w:r w:rsidRPr="00DD5EDA">
        <w:rPr>
          <w:rFonts w:ascii="Arial" w:eastAsia="Times New Roman" w:hAnsi="Arial" w:cs="Arial"/>
          <w:color w:val="000000"/>
          <w:sz w:val="20"/>
          <w:szCs w:val="20"/>
        </w:rPr>
        <w:t>Gorczyk</w:t>
      </w:r>
      <w:proofErr w:type="spell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Faccenda</w:t>
      </w:r>
      <w:proofErr w:type="spellEnd"/>
      <w:r w:rsidRPr="00DD5EDA">
        <w:rPr>
          <w:rFonts w:ascii="Arial" w:eastAsia="Times New Roman" w:hAnsi="Arial" w:cs="Arial"/>
          <w:color w:val="000000"/>
          <w:sz w:val="20"/>
          <w:szCs w:val="20"/>
        </w:rPr>
        <w:t>) to yours. 64 models are already a lot and adding another parameter variation on top of it can quickly become confusing, I suggest least stating which value you are using for the reader.</w:t>
      </w:r>
    </w:p>
    <w:p w14:paraId="05DCE4D7" w14:textId="77777777" w:rsidR="00031865" w:rsidRDefault="00031865" w:rsidP="00DD5EDA">
      <w:pPr>
        <w:ind w:left="7" w:right="2" w:hanging="5"/>
        <w:jc w:val="both"/>
        <w:rPr>
          <w:rFonts w:ascii="Arial" w:eastAsia="Times New Roman" w:hAnsi="Arial" w:cs="Arial"/>
          <w:color w:val="000000"/>
          <w:sz w:val="20"/>
          <w:szCs w:val="20"/>
        </w:rPr>
      </w:pPr>
    </w:p>
    <w:p w14:paraId="7CE53D0F" w14:textId="4EDAA672" w:rsidR="00DD5EDA" w:rsidRPr="00DD5EDA" w:rsidDel="00F35D7F" w:rsidRDefault="00DD5EDA" w:rsidP="00DD5EDA">
      <w:pPr>
        <w:ind w:left="7" w:right="2" w:hanging="5"/>
        <w:jc w:val="both"/>
        <w:rPr>
          <w:del w:id="12" w:author="Buchanan Kerswell" w:date="2021-02-15T11:08:00Z"/>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proofErr w:type="gramStart"/>
      <w:r w:rsidRPr="00DD5EDA">
        <w:rPr>
          <w:rFonts w:ascii="Arial" w:eastAsia="Times New Roman" w:hAnsi="Arial" w:cs="Arial"/>
          <w:color w:val="000000"/>
          <w:sz w:val="20"/>
          <w:szCs w:val="20"/>
        </w:rPr>
        <w:t>Indeed</w:t>
      </w:r>
      <w:proofErr w:type="gramEnd"/>
      <w:r w:rsidRPr="00DD5EDA">
        <w:rPr>
          <w:rFonts w:ascii="Arial" w:eastAsia="Times New Roman" w:hAnsi="Arial" w:cs="Arial"/>
          <w:color w:val="000000"/>
          <w:sz w:val="20"/>
          <w:szCs w:val="20"/>
        </w:rPr>
        <w:t xml:space="preserve"> the inclusion of pore fluid pressure has a significant effect on material strength in the Drucker-Prager model. In fact, we tested models with no fluid-induced weakening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xml:space="preserve">= 0), which resulted in </w:t>
      </w:r>
      <w:del w:id="13" w:author="Buchanan Kerswell" w:date="2021-02-15T11:03:00Z">
        <w:r w:rsidRPr="00DD5EDA" w:rsidDel="00F35D7F">
          <w:rPr>
            <w:rFonts w:ascii="Arial" w:eastAsia="Times New Roman" w:hAnsi="Arial" w:cs="Arial"/>
            <w:color w:val="000000"/>
            <w:sz w:val="20"/>
            <w:szCs w:val="20"/>
          </w:rPr>
          <w:delText>one</w:delText>
        </w:r>
      </w:del>
      <w:ins w:id="14" w:author="Buchanan Kerswell" w:date="2021-02-15T11:03:00Z">
        <w:r w:rsidR="00F35D7F">
          <w:rPr>
            <w:rFonts w:ascii="Arial" w:eastAsia="Times New Roman" w:hAnsi="Arial" w:cs="Arial"/>
            <w:color w:val="000000"/>
            <w:sz w:val="20"/>
            <w:szCs w:val="20"/>
          </w:rPr>
          <w:t>two</w:t>
        </w:r>
      </w:ins>
      <w:r w:rsidRPr="00DD5EDA">
        <w:rPr>
          <w:rFonts w:ascii="Arial" w:eastAsia="Times New Roman" w:hAnsi="Arial" w:cs="Arial"/>
          <w:color w:val="000000"/>
          <w:sz w:val="20"/>
          <w:szCs w:val="20"/>
        </w:rPr>
        <w:t xml:space="preserve">-sided subduction (e.g.,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et al., 2008). Models we tested with 0 </w:t>
      </w:r>
      <w:r w:rsidRPr="00DD5EDA">
        <w:rPr>
          <w:rFonts w:ascii="Arial" w:eastAsia="Times New Roman" w:hAnsi="Arial" w:cs="Arial"/>
          <w:i/>
          <w:iCs/>
          <w:color w:val="000000"/>
          <w:sz w:val="20"/>
          <w:szCs w:val="20"/>
        </w:rPr>
        <w:t xml:space="preserve">&lt; λ &lt; </w:t>
      </w:r>
      <w:r w:rsidRPr="00DD5EDA">
        <w:rPr>
          <w:rFonts w:ascii="Arial" w:eastAsia="Times New Roman" w:hAnsi="Arial" w:cs="Arial"/>
          <w:color w:val="000000"/>
          <w:sz w:val="20"/>
          <w:szCs w:val="20"/>
        </w:rPr>
        <w:t>0</w:t>
      </w:r>
      <w:r w:rsidRPr="00DD5EDA">
        <w:rPr>
          <w:rFonts w:ascii="Arial" w:eastAsia="Times New Roman" w:hAnsi="Arial" w:cs="Arial"/>
          <w:i/>
          <w:iCs/>
          <w:color w:val="000000"/>
          <w:sz w:val="20"/>
          <w:szCs w:val="20"/>
        </w:rPr>
        <w:t>.</w:t>
      </w:r>
      <w:r w:rsidRPr="00DD5EDA">
        <w:rPr>
          <w:rFonts w:ascii="Arial" w:eastAsia="Times New Roman" w:hAnsi="Arial" w:cs="Arial"/>
          <w:color w:val="000000"/>
          <w:sz w:val="20"/>
          <w:szCs w:val="20"/>
        </w:rPr>
        <w:t xml:space="preserve">1 all yielded similar results. Fluid-induced weakening is important in subduction, but unfortunately the constraints on real systems is not great. We choose a value for </w:t>
      </w:r>
      <w:r w:rsidRPr="00DD5EDA">
        <w:rPr>
          <w:rFonts w:ascii="Arial" w:eastAsia="Times New Roman" w:hAnsi="Arial" w:cs="Arial"/>
          <w:i/>
          <w:iCs/>
          <w:color w:val="000000"/>
          <w:sz w:val="20"/>
          <w:szCs w:val="20"/>
        </w:rPr>
        <w:t xml:space="preserve">lambda </w:t>
      </w:r>
      <w:r w:rsidRPr="00DD5EDA">
        <w:rPr>
          <w:rFonts w:ascii="Arial" w:eastAsia="Times New Roman" w:hAnsi="Arial" w:cs="Arial"/>
          <w:color w:val="000000"/>
          <w:sz w:val="20"/>
          <w:szCs w:val="20"/>
        </w:rPr>
        <w:t>= 0</w:t>
      </w:r>
      <w:r w:rsidRPr="00DD5EDA">
        <w:rPr>
          <w:rFonts w:ascii="Arial" w:eastAsia="Times New Roman" w:hAnsi="Arial" w:cs="Arial"/>
          <w:i/>
          <w:iCs/>
          <w:color w:val="000000"/>
          <w:sz w:val="20"/>
          <w:szCs w:val="20"/>
        </w:rPr>
        <w:t>.</w:t>
      </w:r>
      <w:r w:rsidRPr="00DD5EDA">
        <w:rPr>
          <w:rFonts w:ascii="Arial" w:eastAsia="Times New Roman" w:hAnsi="Arial" w:cs="Arial"/>
          <w:color w:val="000000"/>
          <w:sz w:val="20"/>
          <w:szCs w:val="20"/>
        </w:rPr>
        <w:t xml:space="preserve">003 as a conservative option. According to other experiments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(2011), subduction dynamics change significantly at </w:t>
      </w:r>
      <w:r w:rsidRPr="00DD5EDA">
        <w:rPr>
          <w:rFonts w:ascii="Arial" w:eastAsia="Times New Roman" w:hAnsi="Arial" w:cs="Arial"/>
          <w:i/>
          <w:iCs/>
          <w:color w:val="000000"/>
          <w:sz w:val="20"/>
          <w:szCs w:val="20"/>
        </w:rPr>
        <w:t xml:space="preserve">λ &gt; </w:t>
      </w:r>
      <w:r w:rsidRPr="00DD5EDA">
        <w:rPr>
          <w:rFonts w:ascii="Arial" w:eastAsia="Times New Roman" w:hAnsi="Arial" w:cs="Arial"/>
          <w:color w:val="000000"/>
          <w:sz w:val="20"/>
          <w:szCs w:val="20"/>
        </w:rPr>
        <w:t>0</w:t>
      </w:r>
      <w:r w:rsidRPr="00DD5EDA">
        <w:rPr>
          <w:rFonts w:ascii="Arial" w:eastAsia="Times New Roman" w:hAnsi="Arial" w:cs="Arial"/>
          <w:i/>
          <w:iCs/>
          <w:color w:val="000000"/>
          <w:sz w:val="20"/>
          <w:szCs w:val="20"/>
        </w:rPr>
        <w:t>.</w:t>
      </w:r>
      <w:r w:rsidRPr="00DD5EDA">
        <w:rPr>
          <w:rFonts w:ascii="Arial" w:eastAsia="Times New Roman" w:hAnsi="Arial" w:cs="Arial"/>
          <w:color w:val="000000"/>
          <w:sz w:val="20"/>
          <w:szCs w:val="20"/>
        </w:rPr>
        <w:t>1, where coupling becomes strong. </w:t>
      </w:r>
    </w:p>
    <w:p w14:paraId="01645F37" w14:textId="03B16272" w:rsidR="00DD5EDA" w:rsidRPr="00DD5EDA" w:rsidRDefault="00DD5EDA" w:rsidP="00F35D7F">
      <w:pPr>
        <w:ind w:left="7" w:right="2" w:hanging="5"/>
        <w:jc w:val="both"/>
        <w:rPr>
          <w:rFonts w:ascii="Times New Roman" w:eastAsia="Times New Roman" w:hAnsi="Times New Roman" w:cs="Times New Roman"/>
          <w:color w:val="000000"/>
        </w:rPr>
        <w:pPrChange w:id="15" w:author="Buchanan Kerswell" w:date="2021-02-15T11:08:00Z">
          <w:pPr>
            <w:spacing w:before="126"/>
            <w:ind w:left="5" w:right="39" w:hanging="7"/>
          </w:pPr>
        </w:pPrChange>
      </w:pPr>
      <w:del w:id="16" w:author="Buchanan Kerswell" w:date="2021-02-15T11:08:00Z">
        <w:r w:rsidRPr="00DD5EDA" w:rsidDel="00F35D7F">
          <w:rPr>
            <w:rFonts w:ascii="Arial" w:eastAsia="Times New Roman" w:hAnsi="Arial" w:cs="Arial"/>
            <w:color w:val="000000"/>
            <w:sz w:val="20"/>
            <w:szCs w:val="20"/>
          </w:rPr>
          <w:delText>A comparison of I2VIS model results shows common coupling depths and association with the antigorite-out reaction across the board.</w:delText>
        </w:r>
      </w:del>
      <w:del w:id="17" w:author="Buchanan Kerswell" w:date="2021-02-15T11:04:00Z">
        <w:r w:rsidRPr="00DD5EDA" w:rsidDel="00F35D7F">
          <w:rPr>
            <w:rFonts w:ascii="Arial" w:eastAsia="Times New Roman" w:hAnsi="Arial" w:cs="Arial"/>
            <w:color w:val="000000"/>
            <w:sz w:val="20"/>
            <w:szCs w:val="20"/>
          </w:rPr>
          <w:delText xml:space="preserve"> In fact, this was the impetus for our study. </w:delText>
        </w:r>
      </w:del>
    </w:p>
    <w:p w14:paraId="02A570B7" w14:textId="721566BA" w:rsidR="00DD5EDA" w:rsidRPr="00DD5EDA" w:rsidRDefault="00DD5EDA" w:rsidP="00DD5EDA">
      <w:pPr>
        <w:spacing w:before="126"/>
        <w:ind w:right="40"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a section under </w:t>
      </w:r>
      <w:r w:rsidRPr="00DD5EDA">
        <w:rPr>
          <w:rFonts w:ascii="Arial" w:eastAsia="Times New Roman" w:hAnsi="Arial" w:cs="Arial"/>
          <w:i/>
          <w:iCs/>
          <w:color w:val="000000"/>
          <w:sz w:val="20"/>
          <w:szCs w:val="20"/>
        </w:rPr>
        <w:t xml:space="preserve">Numerical Modelling Methods </w:t>
      </w:r>
      <w:r w:rsidRPr="00DD5EDA">
        <w:rPr>
          <w:rFonts w:ascii="Arial" w:eastAsia="Times New Roman" w:hAnsi="Arial" w:cs="Arial"/>
          <w:color w:val="000000"/>
          <w:sz w:val="20"/>
          <w:szCs w:val="20"/>
        </w:rPr>
        <w:t xml:space="preserve">explaining our </w:t>
      </w:r>
      <w:del w:id="18" w:author="Buchanan Kerswell" w:date="2021-02-15T11:05:00Z">
        <w:r w:rsidRPr="00DD5EDA" w:rsidDel="00F35D7F">
          <w:rPr>
            <w:rFonts w:ascii="Arial" w:eastAsia="Times New Roman" w:hAnsi="Arial" w:cs="Arial"/>
            <w:color w:val="000000"/>
            <w:sz w:val="20"/>
            <w:szCs w:val="20"/>
          </w:rPr>
          <w:delText xml:space="preserve">plastic yield strength </w:delText>
        </w:r>
      </w:del>
      <w:ins w:id="19" w:author="Buchanan Kerswell" w:date="2021-02-15T11:05:00Z">
        <w:r w:rsidR="00F35D7F">
          <w:rPr>
            <w:rFonts w:ascii="Arial" w:eastAsia="Times New Roman" w:hAnsi="Arial" w:cs="Arial"/>
            <w:color w:val="000000"/>
            <w:sz w:val="20"/>
            <w:szCs w:val="20"/>
          </w:rPr>
          <w:t xml:space="preserve">rheologic </w:t>
        </w:r>
      </w:ins>
      <w:r w:rsidRPr="00DD5EDA">
        <w:rPr>
          <w:rFonts w:ascii="Arial" w:eastAsia="Times New Roman" w:hAnsi="Arial" w:cs="Arial"/>
          <w:color w:val="000000"/>
          <w:sz w:val="20"/>
          <w:szCs w:val="20"/>
        </w:rPr>
        <w:t xml:space="preserve">model, the effect of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xml:space="preserve">on yield strength, and our chosen value of </w:t>
      </w:r>
      <w:r w:rsidRPr="00DD5EDA">
        <w:rPr>
          <w:rFonts w:ascii="Arial" w:eastAsia="Times New Roman" w:hAnsi="Arial" w:cs="Arial"/>
          <w:i/>
          <w:iCs/>
          <w:color w:val="000000"/>
          <w:sz w:val="20"/>
          <w:szCs w:val="20"/>
        </w:rPr>
        <w:t>λ</w:t>
      </w:r>
      <w:r w:rsidRPr="00DD5EDA">
        <w:rPr>
          <w:rFonts w:ascii="Arial" w:eastAsia="Times New Roman" w:hAnsi="Arial" w:cs="Arial"/>
          <w:color w:val="000000"/>
          <w:sz w:val="20"/>
          <w:szCs w:val="20"/>
        </w:rPr>
        <w:t xml:space="preserve">. We have also </w:t>
      </w:r>
      <w:del w:id="20" w:author="Buchanan Kerswell" w:date="2021-02-15T11:05:00Z">
        <w:r w:rsidRPr="00DD5EDA" w:rsidDel="00F35D7F">
          <w:rPr>
            <w:rFonts w:ascii="Arial" w:eastAsia="Times New Roman" w:hAnsi="Arial" w:cs="Arial"/>
            <w:color w:val="000000"/>
            <w:sz w:val="20"/>
            <w:szCs w:val="20"/>
          </w:rPr>
          <w:delText>included the minimum and maximum viscosities</w:delText>
        </w:r>
      </w:del>
      <w:ins w:id="21" w:author="Buchanan Kerswell" w:date="2021-02-15T11:05:00Z">
        <w:r w:rsidR="00F35D7F">
          <w:rPr>
            <w:rFonts w:ascii="Arial" w:eastAsia="Times New Roman" w:hAnsi="Arial" w:cs="Arial"/>
            <w:color w:val="000000"/>
            <w:sz w:val="20"/>
            <w:szCs w:val="20"/>
          </w:rPr>
          <w:t xml:space="preserve">corrected and </w:t>
        </w:r>
      </w:ins>
      <w:ins w:id="22" w:author="Buchanan Kerswell" w:date="2021-02-15T11:06:00Z">
        <w:r w:rsidR="00F35D7F">
          <w:rPr>
            <w:rFonts w:ascii="Arial" w:eastAsia="Times New Roman" w:hAnsi="Arial" w:cs="Arial"/>
            <w:color w:val="000000"/>
            <w:sz w:val="20"/>
            <w:szCs w:val="20"/>
          </w:rPr>
          <w:t>reorganized the material properties in Table 1 to correspond directly with all equations.</w:t>
        </w:r>
      </w:ins>
      <w:del w:id="23" w:author="Buchanan Kerswell" w:date="2021-02-15T11:06:00Z">
        <w:r w:rsidRPr="00DD5EDA" w:rsidDel="00F35D7F">
          <w:rPr>
            <w:rFonts w:ascii="Arial" w:eastAsia="Times New Roman" w:hAnsi="Arial" w:cs="Arial"/>
            <w:color w:val="000000"/>
            <w:sz w:val="20"/>
            <w:szCs w:val="20"/>
          </w:rPr>
          <w:delText xml:space="preserve"> and H</w:delText>
        </w:r>
        <w:r w:rsidRPr="00DD5EDA" w:rsidDel="00F35D7F">
          <w:rPr>
            <w:rFonts w:ascii="Arial" w:eastAsia="Times New Roman" w:hAnsi="Arial" w:cs="Arial"/>
            <w:color w:val="000000"/>
            <w:sz w:val="14"/>
            <w:szCs w:val="14"/>
            <w:vertAlign w:val="subscript"/>
          </w:rPr>
          <w:delText>2</w:delText>
        </w:r>
        <w:r w:rsidRPr="00DD5EDA" w:rsidDel="00F35D7F">
          <w:rPr>
            <w:rFonts w:ascii="Arial" w:eastAsia="Times New Roman" w:hAnsi="Arial" w:cs="Arial"/>
            <w:color w:val="000000"/>
            <w:sz w:val="20"/>
            <w:szCs w:val="20"/>
          </w:rPr>
          <w:delText>O content of the different materials in Table 1.</w:delText>
        </w:r>
      </w:del>
      <w:r w:rsidRPr="00DD5EDA">
        <w:rPr>
          <w:rFonts w:ascii="Arial" w:eastAsia="Times New Roman" w:hAnsi="Arial" w:cs="Arial"/>
          <w:color w:val="000000"/>
          <w:sz w:val="20"/>
          <w:szCs w:val="20"/>
        </w:rPr>
        <w:t xml:space="preserve"> This should make it more clear to the reader how the strengths of materials are being modelled, especially with respect to plastic yielding. </w:t>
      </w:r>
    </w:p>
    <w:p w14:paraId="1FE1C4A5" w14:textId="77777777" w:rsidR="00DD5EDA" w:rsidRPr="00DD5EDA" w:rsidRDefault="00DD5EDA" w:rsidP="00DD5EDA">
      <w:pPr>
        <w:spacing w:before="493"/>
        <w:ind w:left="697" w:right="529" w:hanging="24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 xml:space="preserve">3. Melting: Parameterizations are included for melt in Table 1, but I can’t see these applied in any of the compositional models. You state in Figure 7: “High amplitude fluctuations in heat flow in the arc region (normalized distance </w:t>
      </w:r>
      <w:r w:rsidRPr="00DD5EDA">
        <w:rPr>
          <w:rFonts w:ascii="Arial" w:eastAsia="Times New Roman" w:hAnsi="Arial" w:cs="Arial"/>
          <w:i/>
          <w:iCs/>
          <w:color w:val="000000"/>
          <w:sz w:val="20"/>
          <w:szCs w:val="20"/>
        </w:rPr>
        <w:t xml:space="preserve">' </w:t>
      </w:r>
      <w:r w:rsidRPr="00DD5EDA">
        <w:rPr>
          <w:rFonts w:ascii="Arial" w:eastAsia="Times New Roman" w:hAnsi="Arial" w:cs="Arial"/>
          <w:color w:val="000000"/>
          <w:sz w:val="20"/>
          <w:szCs w:val="20"/>
        </w:rPr>
        <w:t xml:space="preserve">1.0) correspond to vertical migration of fluids and melts. In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these fluctuations correspond to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extension associated with the oldest and fastest-moving slabs.”; however no apparent melt composition was visualized. </w:t>
      </w:r>
    </w:p>
    <w:p w14:paraId="3341BAB4" w14:textId="71B0188A" w:rsidR="00DD5EDA" w:rsidRPr="00DD5EDA" w:rsidRDefault="00DD5EDA" w:rsidP="00DD5EDA">
      <w:pPr>
        <w:spacing w:before="127"/>
        <w:ind w:left="7" w:right="46"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Melting </w:t>
      </w:r>
      <w:del w:id="24" w:author="Buchanan Kerswell" w:date="2021-02-15T11:09:00Z">
        <w:r w:rsidRPr="00DD5EDA" w:rsidDel="00F35D7F">
          <w:rPr>
            <w:rFonts w:ascii="Arial" w:eastAsia="Times New Roman" w:hAnsi="Arial" w:cs="Arial"/>
            <w:color w:val="000000"/>
            <w:sz w:val="20"/>
            <w:szCs w:val="20"/>
          </w:rPr>
          <w:delText>is occuring in the models, but in variably</w:delText>
        </w:r>
      </w:del>
      <w:ins w:id="25" w:author="Buchanan Kerswell" w:date="2021-02-15T11:09:00Z">
        <w:r w:rsidR="00F35D7F">
          <w:rPr>
            <w:rFonts w:ascii="Arial" w:eastAsia="Times New Roman" w:hAnsi="Arial" w:cs="Arial"/>
            <w:color w:val="000000"/>
            <w:sz w:val="20"/>
            <w:szCs w:val="20"/>
          </w:rPr>
          <w:t>occurs only in</w:t>
        </w:r>
      </w:ins>
      <w:r w:rsidRPr="00DD5EDA">
        <w:rPr>
          <w:rFonts w:ascii="Arial" w:eastAsia="Times New Roman" w:hAnsi="Arial" w:cs="Arial"/>
          <w:color w:val="000000"/>
          <w:sz w:val="20"/>
          <w:szCs w:val="20"/>
        </w:rPr>
        <w:t xml:space="preserve"> small degrees and not easily visualized</w:t>
      </w:r>
      <w:del w:id="26" w:author="Buchanan Kerswell" w:date="2021-02-15T11:09:00Z">
        <w:r w:rsidRPr="00DD5EDA" w:rsidDel="00F35D7F">
          <w:rPr>
            <w:rFonts w:ascii="Arial" w:eastAsia="Times New Roman" w:hAnsi="Arial" w:cs="Arial"/>
            <w:color w:val="000000"/>
            <w:sz w:val="20"/>
            <w:szCs w:val="20"/>
          </w:rPr>
          <w:delText xml:space="preserve"> in the composition visualizations</w:delText>
        </w:r>
      </w:del>
      <w:r w:rsidRPr="00DD5EDA">
        <w:rPr>
          <w:rFonts w:ascii="Arial" w:eastAsia="Times New Roman" w:hAnsi="Arial" w:cs="Arial"/>
          <w:color w:val="000000"/>
          <w:sz w:val="20"/>
          <w:szCs w:val="20"/>
        </w:rPr>
        <w:t>. The effects of fluid and melt transport are more apparent in the viscosity and strain rate panels as sub-vertical columns of low viscosity and high strain rate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Figure 3e &amp; 3f). To a lesser degree you can see the effect of heat transport by fluids and melts in the slightly </w:t>
      </w:r>
      <w:del w:id="27" w:author="Buchanan Kerswell" w:date="2021-02-15T11:10:00Z">
        <w:r w:rsidRPr="00DD5EDA" w:rsidDel="00E41783">
          <w:rPr>
            <w:rFonts w:ascii="Arial" w:eastAsia="Times New Roman" w:hAnsi="Arial" w:cs="Arial"/>
            <w:color w:val="000000"/>
            <w:sz w:val="20"/>
            <w:szCs w:val="20"/>
          </w:rPr>
          <w:delText>concave-upward</w:delText>
        </w:r>
      </w:del>
      <w:ins w:id="28" w:author="Buchanan Kerswell" w:date="2021-02-15T11:10:00Z">
        <w:r w:rsidR="00E41783">
          <w:rPr>
            <w:rFonts w:ascii="Arial" w:eastAsia="Times New Roman" w:hAnsi="Arial" w:cs="Arial"/>
            <w:color w:val="000000"/>
            <w:sz w:val="20"/>
            <w:szCs w:val="20"/>
          </w:rPr>
          <w:t>bowed</w:t>
        </w:r>
      </w:ins>
      <w:r w:rsidRPr="00DD5EDA">
        <w:rPr>
          <w:rFonts w:ascii="Arial" w:eastAsia="Times New Roman" w:hAnsi="Arial" w:cs="Arial"/>
          <w:color w:val="000000"/>
          <w:sz w:val="20"/>
          <w:szCs w:val="20"/>
        </w:rPr>
        <w:t xml:space="preserve"> shape of the isotherms coincident with the sub-vertical columns of low viscosity and high strain rate. </w:t>
      </w:r>
    </w:p>
    <w:p w14:paraId="7BA464E4" w14:textId="71EB15C7" w:rsidR="00DD5EDA" w:rsidRPr="00DD5EDA" w:rsidRDefault="00DD5EDA" w:rsidP="00DD5EDA">
      <w:pPr>
        <w:spacing w:before="127"/>
        <w:ind w:right="43" w:hanging="1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text to the figure captions to clarify the apparent absence of fluid and melt in the composition panels. We have also added a statement under </w:t>
      </w:r>
      <w:r w:rsidRPr="00DD5EDA">
        <w:rPr>
          <w:rFonts w:ascii="Arial" w:eastAsia="Times New Roman" w:hAnsi="Arial" w:cs="Arial"/>
          <w:i/>
          <w:iCs/>
          <w:color w:val="000000"/>
          <w:sz w:val="20"/>
          <w:szCs w:val="20"/>
        </w:rPr>
        <w:t xml:space="preserve">Results &gt; Surface heat flow </w:t>
      </w:r>
      <w:r w:rsidRPr="00DD5EDA">
        <w:rPr>
          <w:rFonts w:ascii="Arial" w:eastAsia="Times New Roman" w:hAnsi="Arial" w:cs="Arial"/>
          <w:color w:val="000000"/>
          <w:sz w:val="20"/>
          <w:szCs w:val="20"/>
        </w:rPr>
        <w:t xml:space="preserve">referencing the viscosity and strain rate panels in Figure 3 to help the reader </w:t>
      </w:r>
      <w:ins w:id="29" w:author="Buchanan Kerswell" w:date="2021-02-15T11:11:00Z">
        <w:r w:rsidR="00590775">
          <w:rPr>
            <w:rFonts w:ascii="Arial" w:eastAsia="Times New Roman" w:hAnsi="Arial" w:cs="Arial"/>
            <w:color w:val="000000"/>
            <w:sz w:val="20"/>
            <w:szCs w:val="20"/>
          </w:rPr>
          <w:t>u</w:t>
        </w:r>
      </w:ins>
      <w:del w:id="30" w:author="Buchanan Kerswell" w:date="2021-02-15T11:11:00Z">
        <w:r w:rsidRPr="00DD5EDA" w:rsidDel="00590775">
          <w:rPr>
            <w:rFonts w:ascii="Arial" w:eastAsia="Times New Roman" w:hAnsi="Arial" w:cs="Arial"/>
            <w:color w:val="000000"/>
            <w:sz w:val="20"/>
            <w:szCs w:val="20"/>
          </w:rPr>
          <w:delText>“see</w:delText>
        </w:r>
      </w:del>
      <w:ins w:id="31" w:author="Buchanan Kerswell" w:date="2021-02-15T11:11:00Z">
        <w:r w:rsidR="00590775">
          <w:rPr>
            <w:rFonts w:ascii="Arial" w:eastAsia="Times New Roman" w:hAnsi="Arial" w:cs="Arial"/>
            <w:color w:val="000000"/>
            <w:sz w:val="20"/>
            <w:szCs w:val="20"/>
          </w:rPr>
          <w:t>nderstand</w:t>
        </w:r>
      </w:ins>
      <w:del w:id="32" w:author="Buchanan Kerswell" w:date="2021-02-15T11:11:00Z">
        <w:r w:rsidRPr="00DD5EDA" w:rsidDel="00590775">
          <w:rPr>
            <w:rFonts w:ascii="Arial" w:eastAsia="Times New Roman" w:hAnsi="Arial" w:cs="Arial"/>
            <w:color w:val="000000"/>
            <w:sz w:val="20"/>
            <w:szCs w:val="20"/>
          </w:rPr>
          <w:delText>”</w:delText>
        </w:r>
      </w:del>
      <w:r w:rsidRPr="00DD5EDA">
        <w:rPr>
          <w:rFonts w:ascii="Arial" w:eastAsia="Times New Roman" w:hAnsi="Arial" w:cs="Arial"/>
          <w:color w:val="000000"/>
          <w:sz w:val="20"/>
          <w:szCs w:val="20"/>
        </w:rPr>
        <w:t xml:space="preserve"> what we mean by fluid and melt migration. </w:t>
      </w:r>
    </w:p>
    <w:p w14:paraId="4F2EB685" w14:textId="4E1CD958" w:rsidR="00031865" w:rsidRPr="00DD5EDA" w:rsidRDefault="00DD5EDA" w:rsidP="00031865">
      <w:pPr>
        <w:spacing w:before="484"/>
        <w:ind w:left="694" w:right="525" w:hanging="255"/>
        <w:jc w:val="both"/>
        <w:rPr>
          <w:rFonts w:ascii="Arial" w:eastAsia="Times New Roman" w:hAnsi="Arial" w:cs="Arial"/>
          <w:color w:val="000000"/>
          <w:sz w:val="20"/>
          <w:szCs w:val="20"/>
        </w:rPr>
      </w:pPr>
      <w:r w:rsidRPr="00DD5EDA">
        <w:rPr>
          <w:rFonts w:ascii="Arial" w:eastAsia="Times New Roman" w:hAnsi="Arial" w:cs="Arial"/>
          <w:color w:val="000000"/>
          <w:sz w:val="20"/>
          <w:szCs w:val="20"/>
        </w:rPr>
        <w:t>4. The petrologic implementation, especially at ~line 208. This implies that there is a new methodology added into I2VIS, beyond the stable mineral approach, whereby reaction 1 accounts for that dehydration and mass loss? </w:t>
      </w:r>
    </w:p>
    <w:p w14:paraId="066CBABB" w14:textId="77777777" w:rsidR="00DD5EDA" w:rsidRPr="00DD5EDA" w:rsidRDefault="00DD5EDA" w:rsidP="00DD5EDA">
      <w:pPr>
        <w:spacing w:before="125"/>
        <w:ind w:left="3" w:right="47" w:firstLine="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Line 208 reads, “Under assumptions of thermodynamic equilibrium, markers whose internal temperature exceeds T(z) spontaneously formed olivine+orthopyroxene+H2O, releasing their crystal-bound water.” </w:t>
      </w:r>
    </w:p>
    <w:p w14:paraId="144454DA" w14:textId="4AC90B8C" w:rsidR="00DD5EDA" w:rsidRPr="00DD5EDA" w:rsidRDefault="00DD5EDA" w:rsidP="00DD5EDA">
      <w:pPr>
        <w:spacing w:before="126"/>
        <w:ind w:left="3" w:right="1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statement is referring to serpentine markers </w:t>
      </w:r>
      <w:del w:id="33" w:author="Buchanan Kerswell" w:date="2021-02-15T11:14:00Z">
        <w:r w:rsidRPr="00DD5EDA" w:rsidDel="00590775">
          <w:rPr>
            <w:rFonts w:ascii="Arial" w:eastAsia="Times New Roman" w:hAnsi="Arial" w:cs="Arial"/>
            <w:color w:val="000000"/>
            <w:sz w:val="20"/>
            <w:szCs w:val="20"/>
          </w:rPr>
          <w:delText xml:space="preserve">which </w:delText>
        </w:r>
      </w:del>
      <w:ins w:id="34" w:author="Buchanan Kerswell" w:date="2021-02-15T11:14:00Z">
        <w:r w:rsidR="00590775">
          <w:rPr>
            <w:rFonts w:ascii="Arial" w:eastAsia="Times New Roman" w:hAnsi="Arial" w:cs="Arial"/>
            <w:color w:val="000000"/>
            <w:sz w:val="20"/>
            <w:szCs w:val="20"/>
          </w:rPr>
          <w:t>that</w:t>
        </w:r>
        <w:r w:rsidR="00590775" w:rsidRPr="00DD5EDA">
          <w:rPr>
            <w:rFonts w:ascii="Arial" w:eastAsia="Times New Roman" w:hAnsi="Arial" w:cs="Arial"/>
            <w:color w:val="000000"/>
            <w:sz w:val="20"/>
            <w:szCs w:val="20"/>
          </w:rPr>
          <w:t xml:space="preserve"> </w:t>
        </w:r>
      </w:ins>
      <w:r w:rsidRPr="00DD5EDA">
        <w:rPr>
          <w:rFonts w:ascii="Arial" w:eastAsia="Times New Roman" w:hAnsi="Arial" w:cs="Arial"/>
          <w:color w:val="000000"/>
          <w:sz w:val="20"/>
          <w:szCs w:val="20"/>
        </w:rPr>
        <w:t xml:space="preserve">move beyond the stability field defined in </w:t>
      </w:r>
      <w:del w:id="35" w:author="Buchanan Kerswell" w:date="2021-02-15T11:15:00Z">
        <w:r w:rsidRPr="00DD5EDA" w:rsidDel="00590775">
          <w:rPr>
            <w:rFonts w:ascii="Arial" w:eastAsia="Times New Roman" w:hAnsi="Arial" w:cs="Arial"/>
            <w:color w:val="000000"/>
            <w:sz w:val="20"/>
            <w:szCs w:val="20"/>
          </w:rPr>
          <w:delText xml:space="preserve">equation </w:delText>
        </w:r>
      </w:del>
      <w:ins w:id="36" w:author="Buchanan Kerswell" w:date="2021-02-15T11:16:00Z">
        <w:r w:rsidR="00590775">
          <w:rPr>
            <w:rFonts w:ascii="Arial" w:eastAsia="Times New Roman" w:hAnsi="Arial" w:cs="Arial"/>
            <w:color w:val="000000"/>
            <w:sz w:val="20"/>
            <w:szCs w:val="20"/>
          </w:rPr>
          <w:t>reaction</w:t>
        </w:r>
      </w:ins>
      <w:ins w:id="37" w:author="Buchanan Kerswell" w:date="2021-02-15T11:15:00Z">
        <w:r w:rsidR="00590775" w:rsidRPr="00DD5EDA">
          <w:rPr>
            <w:rFonts w:ascii="Arial" w:eastAsia="Times New Roman" w:hAnsi="Arial" w:cs="Arial"/>
            <w:color w:val="000000"/>
            <w:sz w:val="20"/>
            <w:szCs w:val="20"/>
          </w:rPr>
          <w:t xml:space="preserve"> </w:t>
        </w:r>
      </w:ins>
      <w:r w:rsidRPr="00DD5EDA">
        <w:rPr>
          <w:rFonts w:ascii="Arial" w:eastAsia="Times New Roman" w:hAnsi="Arial" w:cs="Arial"/>
          <w:color w:val="000000"/>
          <w:sz w:val="20"/>
          <w:szCs w:val="20"/>
        </w:rPr>
        <w:t xml:space="preserve">1, which </w:t>
      </w:r>
      <w:del w:id="38" w:author="Buchanan Kerswell" w:date="2021-02-15T11:14:00Z">
        <w:r w:rsidRPr="00DD5EDA" w:rsidDel="00590775">
          <w:rPr>
            <w:rFonts w:ascii="Arial" w:eastAsia="Times New Roman" w:hAnsi="Arial" w:cs="Arial"/>
            <w:color w:val="000000"/>
            <w:sz w:val="20"/>
            <w:szCs w:val="20"/>
          </w:rPr>
          <w:delText xml:space="preserve">comes </w:delText>
        </w:r>
      </w:del>
      <w:ins w:id="39" w:author="Buchanan Kerswell" w:date="2021-02-15T11:14:00Z">
        <w:r w:rsidR="00590775">
          <w:rPr>
            <w:rFonts w:ascii="Arial" w:eastAsia="Times New Roman" w:hAnsi="Arial" w:cs="Arial"/>
            <w:color w:val="000000"/>
            <w:sz w:val="20"/>
            <w:szCs w:val="20"/>
          </w:rPr>
          <w:t>is reproduced</w:t>
        </w:r>
        <w:r w:rsidR="00590775" w:rsidRPr="00DD5EDA">
          <w:rPr>
            <w:rFonts w:ascii="Arial" w:eastAsia="Times New Roman" w:hAnsi="Arial" w:cs="Arial"/>
            <w:color w:val="000000"/>
            <w:sz w:val="20"/>
            <w:szCs w:val="20"/>
          </w:rPr>
          <w:t xml:space="preserve"> </w:t>
        </w:r>
      </w:ins>
      <w:r w:rsidRPr="00DD5EDA">
        <w:rPr>
          <w:rFonts w:ascii="Arial" w:eastAsia="Times New Roman" w:hAnsi="Arial" w:cs="Arial"/>
          <w:color w:val="000000"/>
          <w:sz w:val="20"/>
          <w:szCs w:val="20"/>
        </w:rPr>
        <w:t xml:space="preserve">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t>
      </w:r>
      <w:del w:id="40" w:author="Buchanan Kerswell" w:date="2021-02-15T11:14:00Z">
        <w:r w:rsidRPr="00DD5EDA" w:rsidDel="00590775">
          <w:rPr>
            <w:rFonts w:ascii="Arial" w:eastAsia="Times New Roman" w:hAnsi="Arial" w:cs="Arial"/>
            <w:color w:val="000000"/>
            <w:sz w:val="20"/>
            <w:szCs w:val="20"/>
          </w:rPr>
          <w:delText>We have edited this to clarify. We have</w:delText>
        </w:r>
      </w:del>
      <w:ins w:id="41" w:author="Buchanan Kerswell" w:date="2021-02-15T11:14:00Z">
        <w:r w:rsidR="00590775">
          <w:rPr>
            <w:rFonts w:ascii="Arial" w:eastAsia="Times New Roman" w:hAnsi="Arial" w:cs="Arial"/>
            <w:color w:val="000000"/>
            <w:sz w:val="20"/>
            <w:szCs w:val="20"/>
          </w:rPr>
          <w:t>We have</w:t>
        </w:r>
      </w:ins>
      <w:del w:id="42" w:author="Buchanan Kerswell" w:date="2021-02-15T11:15:00Z">
        <w:r w:rsidRPr="00DD5EDA" w:rsidDel="00590775">
          <w:rPr>
            <w:rFonts w:ascii="Arial" w:eastAsia="Times New Roman" w:hAnsi="Arial" w:cs="Arial"/>
            <w:color w:val="000000"/>
            <w:sz w:val="20"/>
            <w:szCs w:val="20"/>
          </w:rPr>
          <w:delText xml:space="preserve"> also</w:delText>
        </w:r>
      </w:del>
      <w:r w:rsidRPr="00DD5EDA">
        <w:rPr>
          <w:rFonts w:ascii="Arial" w:eastAsia="Times New Roman" w:hAnsi="Arial" w:cs="Arial"/>
          <w:color w:val="000000"/>
          <w:sz w:val="20"/>
          <w:szCs w:val="20"/>
        </w:rPr>
        <w:t xml:space="preserve"> added a statement acknowledging the use of </w:t>
      </w:r>
      <w:del w:id="43" w:author="Buchanan Kerswell" w:date="2021-02-15T11:15:00Z">
        <w:r w:rsidRPr="00DD5EDA" w:rsidDel="00590775">
          <w:rPr>
            <w:rFonts w:ascii="Arial" w:eastAsia="Times New Roman" w:hAnsi="Arial" w:cs="Arial"/>
            <w:color w:val="000000"/>
            <w:sz w:val="20"/>
            <w:szCs w:val="20"/>
          </w:rPr>
          <w:delText xml:space="preserve">equation </w:delText>
        </w:r>
      </w:del>
      <w:ins w:id="44" w:author="Buchanan Kerswell" w:date="2021-02-15T11:15:00Z">
        <w:r w:rsidR="00590775">
          <w:rPr>
            <w:rFonts w:ascii="Arial" w:eastAsia="Times New Roman" w:hAnsi="Arial" w:cs="Arial"/>
            <w:color w:val="000000"/>
            <w:sz w:val="20"/>
            <w:szCs w:val="20"/>
          </w:rPr>
          <w:t>reaction</w:t>
        </w:r>
        <w:r w:rsidR="00590775" w:rsidRPr="00DD5EDA">
          <w:rPr>
            <w:rFonts w:ascii="Arial" w:eastAsia="Times New Roman" w:hAnsi="Arial" w:cs="Arial"/>
            <w:color w:val="000000"/>
            <w:sz w:val="20"/>
            <w:szCs w:val="20"/>
          </w:rPr>
          <w:t xml:space="preserve"> </w:t>
        </w:r>
      </w:ins>
      <w:r w:rsidRPr="00DD5EDA">
        <w:rPr>
          <w:rFonts w:ascii="Arial" w:eastAsia="Times New Roman" w:hAnsi="Arial" w:cs="Arial"/>
          <w:color w:val="000000"/>
          <w:sz w:val="20"/>
          <w:szCs w:val="20"/>
        </w:rPr>
        <w:t xml:space="preserve">1 in previous versions of I2VIS. In fact, this is how mineral stability fields are </w:t>
      </w:r>
      <w:ins w:id="45" w:author="Buchanan Kerswell" w:date="2021-02-15T11:16:00Z">
        <w:r w:rsidR="00BA02F5">
          <w:rPr>
            <w:rFonts w:ascii="Arial" w:eastAsia="Times New Roman" w:hAnsi="Arial" w:cs="Arial"/>
            <w:color w:val="000000"/>
            <w:sz w:val="20"/>
            <w:szCs w:val="20"/>
          </w:rPr>
          <w:t xml:space="preserve">normally </w:t>
        </w:r>
      </w:ins>
      <w:r w:rsidRPr="00DD5EDA">
        <w:rPr>
          <w:rFonts w:ascii="Arial" w:eastAsia="Times New Roman" w:hAnsi="Arial" w:cs="Arial"/>
          <w:color w:val="000000"/>
          <w:sz w:val="20"/>
          <w:szCs w:val="20"/>
        </w:rPr>
        <w:t>defined in the model</w:t>
      </w:r>
      <w:del w:id="46" w:author="Buchanan Kerswell" w:date="2021-02-15T11:16:00Z">
        <w:r w:rsidRPr="00DD5EDA" w:rsidDel="00F83A57">
          <w:rPr>
            <w:rFonts w:ascii="Arial" w:eastAsia="Times New Roman" w:hAnsi="Arial" w:cs="Arial"/>
            <w:color w:val="000000"/>
            <w:sz w:val="20"/>
            <w:szCs w:val="20"/>
          </w:rPr>
          <w:delText xml:space="preserve"> unless a computational approach is used (e.g. Perple_X Connolly, 2005)</w:delText>
        </w:r>
      </w:del>
      <w:r w:rsidRPr="00DD5EDA">
        <w:rPr>
          <w:rFonts w:ascii="Arial" w:eastAsia="Times New Roman" w:hAnsi="Arial" w:cs="Arial"/>
          <w:color w:val="000000"/>
          <w:sz w:val="20"/>
          <w:szCs w:val="20"/>
        </w:rPr>
        <w:t xml:space="preserve">. Since the curve represented by </w:t>
      </w:r>
      <w:del w:id="47" w:author="Buchanan Kerswell" w:date="2021-02-15T11:16:00Z">
        <w:r w:rsidRPr="00DD5EDA" w:rsidDel="00590775">
          <w:rPr>
            <w:rFonts w:ascii="Arial" w:eastAsia="Times New Roman" w:hAnsi="Arial" w:cs="Arial"/>
            <w:color w:val="000000"/>
            <w:sz w:val="20"/>
            <w:szCs w:val="20"/>
          </w:rPr>
          <w:delText xml:space="preserve">equation </w:delText>
        </w:r>
      </w:del>
      <w:ins w:id="48" w:author="Buchanan Kerswell" w:date="2021-02-15T11:16:00Z">
        <w:r w:rsidR="00590775">
          <w:rPr>
            <w:rFonts w:ascii="Arial" w:eastAsia="Times New Roman" w:hAnsi="Arial" w:cs="Arial"/>
            <w:color w:val="000000"/>
            <w:sz w:val="20"/>
            <w:szCs w:val="20"/>
          </w:rPr>
          <w:t>reaction</w:t>
        </w:r>
        <w:r w:rsidR="00590775" w:rsidRPr="00DD5EDA">
          <w:rPr>
            <w:rFonts w:ascii="Arial" w:eastAsia="Times New Roman" w:hAnsi="Arial" w:cs="Arial"/>
            <w:color w:val="000000"/>
            <w:sz w:val="20"/>
            <w:szCs w:val="20"/>
          </w:rPr>
          <w:t xml:space="preserve"> </w:t>
        </w:r>
      </w:ins>
      <w:r w:rsidRPr="00DD5EDA">
        <w:rPr>
          <w:rFonts w:ascii="Arial" w:eastAsia="Times New Roman" w:hAnsi="Arial" w:cs="Arial"/>
          <w:color w:val="000000"/>
          <w:sz w:val="20"/>
          <w:szCs w:val="20"/>
        </w:rPr>
        <w:t xml:space="preserve">1 is an approximation of the stability field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we elected to present the equation rather than the curve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t>
      </w:r>
    </w:p>
    <w:p w14:paraId="421F658A" w14:textId="0FCF78C7" w:rsidR="00DD5EDA" w:rsidRDefault="00DD5EDA" w:rsidP="00DD5EDA">
      <w:pPr>
        <w:spacing w:before="483"/>
        <w:ind w:left="698" w:right="538" w:hanging="241"/>
        <w:jc w:val="both"/>
        <w:rPr>
          <w:rFonts w:ascii="Arial" w:eastAsia="Times New Roman" w:hAnsi="Arial" w:cs="Arial"/>
          <w:color w:val="000000"/>
          <w:sz w:val="20"/>
          <w:szCs w:val="20"/>
        </w:rPr>
      </w:pPr>
      <w:r w:rsidRPr="00DD5EDA">
        <w:rPr>
          <w:rFonts w:ascii="Arial" w:eastAsia="Times New Roman" w:hAnsi="Arial" w:cs="Arial"/>
          <w:color w:val="000000"/>
          <w:sz w:val="20"/>
          <w:szCs w:val="20"/>
        </w:rPr>
        <w:t>5. Discussions on shear heating is left largely unexamined except for some images in the appendix. Looking at the appendix, the area where shear heating seems to be most visible (Log scale) is right in the area of interest in terms of coupling (Figure A4, b). In fact, did you find that this affected your time dependent heat flow calculations at all where you appear to have conjugate faulting in the upper crust (Figure A3 c; ~ 1480km width 0-20 km depth) for heating in crust as that is where you said head flow was calculated (lines 223-226).</w:t>
      </w:r>
    </w:p>
    <w:p w14:paraId="13F68306" w14:textId="77777777" w:rsidR="0068102A" w:rsidRDefault="0068102A" w:rsidP="00DD5EDA">
      <w:pPr>
        <w:ind w:right="8"/>
        <w:jc w:val="both"/>
        <w:rPr>
          <w:rFonts w:ascii="Times New Roman" w:eastAsia="Times New Roman" w:hAnsi="Times New Roman" w:cs="Times New Roman"/>
          <w:color w:val="000000"/>
        </w:rPr>
      </w:pPr>
    </w:p>
    <w:p w14:paraId="49873633" w14:textId="41696A6D" w:rsidR="00DD5EDA" w:rsidRPr="00DD5EDA" w:rsidRDefault="00DD5EDA" w:rsidP="00DD5EDA">
      <w:pPr>
        <w:ind w:right="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del w:id="49" w:author="Buchanan Kerswell" w:date="2021-02-15T11:17:00Z">
        <w:r w:rsidRPr="00DD5EDA" w:rsidDel="00F83A57">
          <w:rPr>
            <w:rFonts w:ascii="Arial" w:eastAsia="Times New Roman" w:hAnsi="Arial" w:cs="Arial"/>
            <w:color w:val="000000"/>
            <w:sz w:val="20"/>
            <w:szCs w:val="20"/>
          </w:rPr>
          <w:delText xml:space="preserve">This </w:delText>
        </w:r>
      </w:del>
      <w:ins w:id="50" w:author="Buchanan Kerswell" w:date="2021-02-15T11:17:00Z">
        <w:r w:rsidR="00F83A57">
          <w:rPr>
            <w:rFonts w:ascii="Arial" w:eastAsia="Times New Roman" w:hAnsi="Arial" w:cs="Arial"/>
            <w:color w:val="000000"/>
            <w:sz w:val="20"/>
            <w:szCs w:val="20"/>
          </w:rPr>
          <w:t>Yes, this</w:t>
        </w:r>
        <w:r w:rsidR="00F83A57" w:rsidRPr="00DD5EDA">
          <w:rPr>
            <w:rFonts w:ascii="Arial" w:eastAsia="Times New Roman" w:hAnsi="Arial" w:cs="Arial"/>
            <w:color w:val="000000"/>
            <w:sz w:val="20"/>
            <w:szCs w:val="20"/>
          </w:rPr>
          <w:t xml:space="preserve"> </w:t>
        </w:r>
      </w:ins>
      <w:r w:rsidRPr="00DD5EDA">
        <w:rPr>
          <w:rFonts w:ascii="Arial" w:eastAsia="Times New Roman" w:hAnsi="Arial" w:cs="Arial"/>
          <w:color w:val="000000"/>
          <w:sz w:val="20"/>
          <w:szCs w:val="20"/>
        </w:rPr>
        <w:t>is an important point that we would like the reader to understand. That is, surface heat flow measured at the surface represents a combination of multiple heat-transferring processes, including shear heating during motion along faults. We acknowledge previous approaches that invert heat flow to predict coupling depth at line 387. We proceed to lay out an argument against this approach in the following lines. Our argument in summary is as follows: </w:t>
      </w:r>
    </w:p>
    <w:p w14:paraId="63371EE9" w14:textId="77777777" w:rsidR="00DD5EDA" w:rsidRPr="00DD5EDA" w:rsidRDefault="00DD5EDA" w:rsidP="00DD5EDA">
      <w:pPr>
        <w:spacing w:before="126"/>
        <w:ind w:right="9" w:firstLine="1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Surface heat flow is a convolution of heat generated by fault motion, radiogenic heating, heat transport by fluids, and thermal structure. We found a strong association between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lithospheric thickness (thermal structure) and coupling depth. Controlling for heat-transferring processes that would obfuscate lithospheric thermal structure is possible in (non-extending)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regions and nearly impossible in forearc-arc regions. We therefore suggest using heat flow in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rather than the forearc region, to invert for coupling depth. This is ultimately the main point of our study. </w:t>
      </w:r>
    </w:p>
    <w:p w14:paraId="54A9CF6C" w14:textId="77777777" w:rsidR="00DD5EDA" w:rsidRPr="00DD5EDA" w:rsidRDefault="00DD5EDA" w:rsidP="00DD5EDA">
      <w:pPr>
        <w:spacing w:before="127"/>
        <w:ind w:left="7" w:right="46"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reviewer points out one reason it is nearly impossible to invert coupling depth from surface heat flow in the forearc-arc region (shear heating generated from crustal deformation). We do not go into great detail evaluating the effects of crustal deformation and fluid flow on heat flow primarily because we focus on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We make this point explicitly in lines 387-413. </w:t>
      </w:r>
    </w:p>
    <w:p w14:paraId="118748F7" w14:textId="4FFA15EA" w:rsidR="00DD5EDA" w:rsidRPr="00DD5EDA" w:rsidRDefault="00DD5EDA" w:rsidP="00DD5EDA">
      <w:pPr>
        <w:spacing w:before="127"/>
        <w:ind w:left="10" w:right="46" w:firstLine="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 xml:space="preserve">In fact, application of our equation </w:t>
      </w:r>
      <w:ins w:id="51" w:author="Buchanan Kerswell" w:date="2021-02-15T11:19:00Z">
        <w:r w:rsidR="00F83A57">
          <w:rPr>
            <w:rFonts w:ascii="Arial" w:eastAsia="Times New Roman" w:hAnsi="Arial" w:cs="Arial"/>
            <w:color w:val="000000"/>
            <w:sz w:val="20"/>
            <w:szCs w:val="20"/>
          </w:rPr>
          <w:t>4</w:t>
        </w:r>
      </w:ins>
      <w:del w:id="52" w:author="Buchanan Kerswell" w:date="2021-02-15T11:19:00Z">
        <w:r w:rsidRPr="00DD5EDA" w:rsidDel="00F83A57">
          <w:rPr>
            <w:rFonts w:ascii="Arial" w:eastAsia="Times New Roman" w:hAnsi="Arial" w:cs="Arial"/>
            <w:color w:val="000000"/>
            <w:sz w:val="20"/>
            <w:szCs w:val="20"/>
          </w:rPr>
          <w:delText>5</w:delText>
        </w:r>
      </w:del>
      <w:r w:rsidRPr="00DD5EDA">
        <w:rPr>
          <w:rFonts w:ascii="Arial" w:eastAsia="Times New Roman" w:hAnsi="Arial" w:cs="Arial"/>
          <w:color w:val="000000"/>
          <w:sz w:val="20"/>
          <w:szCs w:val="20"/>
        </w:rPr>
        <w:t xml:space="preserve"> to predict coupling depth would require heat flow measurements taken far from volcanic vents and faults for reliable results. We view inversion methods applied in the forearc, like those from Wada &amp; Wang (2009), to be unreliable because there are many variables and no controls. </w:t>
      </w:r>
    </w:p>
    <w:p w14:paraId="0E06E055" w14:textId="77777777" w:rsidR="00DD5EDA" w:rsidRPr="00DD5EDA" w:rsidRDefault="00DD5EDA" w:rsidP="00DD5EDA">
      <w:pPr>
        <w:spacing w:before="285"/>
        <w:ind w:left="16"/>
        <w:rPr>
          <w:rFonts w:ascii="Times New Roman" w:eastAsia="Times New Roman" w:hAnsi="Times New Roman" w:cs="Times New Roman"/>
          <w:color w:val="000000"/>
        </w:rPr>
      </w:pPr>
      <w:r w:rsidRPr="00DD5EDA">
        <w:rPr>
          <w:rFonts w:ascii="Arial" w:eastAsia="Times New Roman" w:hAnsi="Arial" w:cs="Arial"/>
          <w:b/>
          <w:bCs/>
          <w:color w:val="000000"/>
        </w:rPr>
        <w:t>Minor Revisions </w:t>
      </w:r>
    </w:p>
    <w:p w14:paraId="38D8E3FD" w14:textId="77777777" w:rsidR="00DD5EDA" w:rsidRPr="00DD5EDA" w:rsidRDefault="00DD5EDA" w:rsidP="00DD5EDA">
      <w:pPr>
        <w:spacing w:before="129"/>
        <w:ind w:left="510" w:right="515"/>
        <w:rPr>
          <w:rFonts w:ascii="Times New Roman" w:eastAsia="Times New Roman" w:hAnsi="Times New Roman" w:cs="Times New Roman"/>
          <w:color w:val="000000"/>
        </w:rPr>
      </w:pPr>
      <w:r w:rsidRPr="00DD5EDA">
        <w:rPr>
          <w:rFonts w:ascii="Arial" w:eastAsia="Times New Roman" w:hAnsi="Arial" w:cs="Arial"/>
          <w:color w:val="000000"/>
          <w:sz w:val="20"/>
          <w:szCs w:val="20"/>
        </w:rPr>
        <w:t>I’ve attached a pdf where I commented as I read along. Cyan were for mistakes/typos/questions, green was for major points and interesting findings. </w:t>
      </w:r>
    </w:p>
    <w:p w14:paraId="73AF22D8" w14:textId="77777777" w:rsidR="00DD5EDA" w:rsidRPr="00DD5EDA" w:rsidRDefault="00DD5EDA" w:rsidP="00DD5EDA">
      <w:pPr>
        <w:spacing w:before="126"/>
        <w:ind w:left="510" w:right="543"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Most comments related to figures, most missing temperatures for the isotherms that will help the reader better and easily </w:t>
      </w:r>
      <w:proofErr w:type="gramStart"/>
      <w:r w:rsidRPr="00DD5EDA">
        <w:rPr>
          <w:rFonts w:ascii="Arial" w:eastAsia="Times New Roman" w:hAnsi="Arial" w:cs="Arial"/>
          <w:color w:val="000000"/>
          <w:sz w:val="20"/>
          <w:szCs w:val="20"/>
        </w:rPr>
        <w:t>asses</w:t>
      </w:r>
      <w:proofErr w:type="gramEnd"/>
      <w:r w:rsidRPr="00DD5EDA">
        <w:rPr>
          <w:rFonts w:ascii="Arial" w:eastAsia="Times New Roman" w:hAnsi="Arial" w:cs="Arial"/>
          <w:color w:val="000000"/>
          <w:sz w:val="20"/>
          <w:szCs w:val="20"/>
        </w:rPr>
        <w:t xml:space="preserve"> the work. </w:t>
      </w:r>
    </w:p>
    <w:p w14:paraId="20D8B2AE" w14:textId="77777777" w:rsidR="00DD5EDA" w:rsidRPr="00DD5EDA" w:rsidRDefault="00DD5EDA" w:rsidP="00DD5EDA">
      <w:pPr>
        <w:spacing w:before="126"/>
        <w:ind w:left="511" w:right="541" w:firstLine="4"/>
        <w:rPr>
          <w:rFonts w:ascii="Times New Roman" w:eastAsia="Times New Roman" w:hAnsi="Times New Roman" w:cs="Times New Roman"/>
          <w:color w:val="000000"/>
        </w:rPr>
      </w:pPr>
      <w:r w:rsidRPr="00DD5EDA">
        <w:rPr>
          <w:rFonts w:ascii="Arial" w:eastAsia="Times New Roman" w:hAnsi="Arial" w:cs="Arial"/>
          <w:color w:val="000000"/>
          <w:sz w:val="20"/>
          <w:szCs w:val="20"/>
        </w:rPr>
        <w:t>Some typos related to LaTeX formatting (references and some formulae), although I am happy to see it still being used. </w:t>
      </w:r>
    </w:p>
    <w:p w14:paraId="344B7A94"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We have addressed these individually. </w:t>
      </w:r>
    </w:p>
    <w:p w14:paraId="4EAA508A" w14:textId="77777777" w:rsidR="00DD5EDA" w:rsidRPr="00DD5EDA" w:rsidRDefault="00DD5EDA" w:rsidP="00DD5EDA">
      <w:pPr>
        <w:spacing w:before="339"/>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Reviewer Two </w:t>
      </w:r>
    </w:p>
    <w:p w14:paraId="76E090A0" w14:textId="77777777" w:rsidR="00DD5EDA" w:rsidRPr="00DD5EDA" w:rsidRDefault="00DD5EDA" w:rsidP="00DD5EDA">
      <w:pPr>
        <w:spacing w:before="189"/>
        <w:ind w:left="16"/>
        <w:rPr>
          <w:rFonts w:ascii="Times New Roman" w:eastAsia="Times New Roman" w:hAnsi="Times New Roman" w:cs="Times New Roman"/>
          <w:color w:val="000000"/>
        </w:rPr>
      </w:pPr>
      <w:r w:rsidRPr="00DD5EDA">
        <w:rPr>
          <w:rFonts w:ascii="Arial" w:eastAsia="Times New Roman" w:hAnsi="Arial" w:cs="Arial"/>
          <w:b/>
          <w:bCs/>
          <w:color w:val="000000"/>
        </w:rPr>
        <w:t>Major Revisions </w:t>
      </w:r>
    </w:p>
    <w:p w14:paraId="201949CE" w14:textId="77777777" w:rsidR="00DD5EDA" w:rsidRPr="00DD5EDA" w:rsidRDefault="00DD5EDA" w:rsidP="00DD5EDA">
      <w:pPr>
        <w:spacing w:before="129"/>
        <w:ind w:left="706" w:right="539" w:hanging="23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1. How is the rheology of antigorite/serpentinite defined? What are the rheological parameter values? Please see my comment on Table 1 below. This is important as it controls slab-mantle decoupling. </w:t>
      </w:r>
    </w:p>
    <w:p w14:paraId="05312B19" w14:textId="77777777" w:rsidR="00DD5EDA" w:rsidRPr="00DD5EDA" w:rsidRDefault="00DD5EDA" w:rsidP="00DD5EDA">
      <w:pPr>
        <w:spacing w:before="125"/>
        <w:ind w:left="505" w:right="544"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Table 1: What does the upward arrow mean? Does it mean that it takes the same value as the above? If so, what is the difference between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and hydrated mantle in terms of their rheology? What are the rheological parameter values for serpentinite? </w:t>
      </w:r>
    </w:p>
    <w:p w14:paraId="4A4F0798" w14:textId="546F2977" w:rsidR="00DD5EDA" w:rsidRPr="00DD5EDA" w:rsidRDefault="00DD5EDA" w:rsidP="00DD5EDA">
      <w:pPr>
        <w:spacing w:before="126"/>
        <w:ind w:left="6" w:right="41"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ins w:id="53" w:author="Buchanan Kerswell" w:date="2021-02-15T11:18:00Z">
        <w:r w:rsidR="00F83A57">
          <w:rPr>
            <w:rFonts w:ascii="Arial" w:eastAsia="Times New Roman" w:hAnsi="Arial" w:cs="Arial"/>
            <w:color w:val="000000"/>
            <w:sz w:val="20"/>
            <w:szCs w:val="20"/>
          </w:rPr>
          <w:t xml:space="preserve">We agree that </w:t>
        </w:r>
      </w:ins>
      <w:r w:rsidRPr="00DD5EDA">
        <w:rPr>
          <w:rFonts w:ascii="Arial" w:eastAsia="Times New Roman" w:hAnsi="Arial" w:cs="Arial"/>
          <w:color w:val="000000"/>
          <w:sz w:val="20"/>
          <w:szCs w:val="20"/>
        </w:rPr>
        <w:t xml:space="preserve">Table 1 </w:t>
      </w:r>
      <w:del w:id="54" w:author="Buchanan Kerswell" w:date="2021-02-15T11:18:00Z">
        <w:r w:rsidRPr="00DD5EDA" w:rsidDel="00F83A57">
          <w:rPr>
            <w:rFonts w:ascii="Arial" w:eastAsia="Times New Roman" w:hAnsi="Arial" w:cs="Arial"/>
            <w:color w:val="000000"/>
            <w:sz w:val="20"/>
            <w:szCs w:val="20"/>
          </w:rPr>
          <w:delText>has been</w:delText>
        </w:r>
      </w:del>
      <w:ins w:id="55" w:author="Buchanan Kerswell" w:date="2021-02-15T11:18:00Z">
        <w:r w:rsidR="00F83A57">
          <w:rPr>
            <w:rFonts w:ascii="Arial" w:eastAsia="Times New Roman" w:hAnsi="Arial" w:cs="Arial"/>
            <w:color w:val="000000"/>
            <w:sz w:val="20"/>
            <w:szCs w:val="20"/>
          </w:rPr>
          <w:t>was confusing so we</w:t>
        </w:r>
      </w:ins>
      <w:r w:rsidRPr="00DD5EDA">
        <w:rPr>
          <w:rFonts w:ascii="Arial" w:eastAsia="Times New Roman" w:hAnsi="Arial" w:cs="Arial"/>
          <w:color w:val="000000"/>
          <w:sz w:val="20"/>
          <w:szCs w:val="20"/>
        </w:rPr>
        <w:t xml:space="preserve"> split </w:t>
      </w:r>
      <w:ins w:id="56" w:author="Buchanan Kerswell" w:date="2021-02-15T11:19:00Z">
        <w:r w:rsidR="00F83A57">
          <w:rPr>
            <w:rFonts w:ascii="Arial" w:eastAsia="Times New Roman" w:hAnsi="Arial" w:cs="Arial"/>
            <w:color w:val="000000"/>
            <w:sz w:val="20"/>
            <w:szCs w:val="20"/>
          </w:rPr>
          <w:t xml:space="preserve">it </w:t>
        </w:r>
      </w:ins>
      <w:r w:rsidRPr="00DD5EDA">
        <w:rPr>
          <w:rFonts w:ascii="Arial" w:eastAsia="Times New Roman" w:hAnsi="Arial" w:cs="Arial"/>
          <w:color w:val="000000"/>
          <w:sz w:val="20"/>
          <w:szCs w:val="20"/>
        </w:rPr>
        <w:t>into two tables (now Table</w:t>
      </w:r>
      <w:ins w:id="57" w:author="Buchanan Kerswell" w:date="2021-02-15T11:19:00Z">
        <w:r w:rsidR="00CE612A">
          <w:rPr>
            <w:rFonts w:ascii="Arial" w:eastAsia="Times New Roman" w:hAnsi="Arial" w:cs="Arial"/>
            <w:color w:val="000000"/>
            <w:sz w:val="20"/>
            <w:szCs w:val="20"/>
          </w:rPr>
          <w:t>s</w:t>
        </w:r>
      </w:ins>
      <w:r w:rsidRPr="00DD5EDA">
        <w:rPr>
          <w:rFonts w:ascii="Arial" w:eastAsia="Times New Roman" w:hAnsi="Arial" w:cs="Arial"/>
          <w:color w:val="000000"/>
          <w:sz w:val="20"/>
          <w:szCs w:val="20"/>
        </w:rPr>
        <w:t xml:space="preserve"> 1 &amp; 2</w:t>
      </w:r>
      <w:ins w:id="58" w:author="Buchanan Kerswell" w:date="2021-02-15T11:20:00Z">
        <w:r w:rsidR="00CE612A">
          <w:rPr>
            <w:rFonts w:ascii="Arial" w:eastAsia="Times New Roman" w:hAnsi="Arial" w:cs="Arial"/>
            <w:color w:val="000000"/>
            <w:sz w:val="20"/>
            <w:szCs w:val="20"/>
          </w:rPr>
          <w:t>)</w:t>
        </w:r>
      </w:ins>
      <w:del w:id="59" w:author="Buchanan Kerswell" w:date="2021-02-15T11:20:00Z">
        <w:r w:rsidRPr="00DD5EDA" w:rsidDel="00CE612A">
          <w:rPr>
            <w:rFonts w:ascii="Arial" w:eastAsia="Times New Roman" w:hAnsi="Arial" w:cs="Arial"/>
            <w:color w:val="000000"/>
            <w:sz w:val="20"/>
            <w:szCs w:val="20"/>
          </w:rPr>
          <w:delText>). Both tables were</w:delText>
        </w:r>
      </w:del>
      <w:ins w:id="60" w:author="Buchanan Kerswell" w:date="2021-02-15T11:20:00Z">
        <w:r w:rsidR="00CE612A">
          <w:rPr>
            <w:rFonts w:ascii="Arial" w:eastAsia="Times New Roman" w:hAnsi="Arial" w:cs="Arial"/>
            <w:color w:val="000000"/>
            <w:sz w:val="20"/>
            <w:szCs w:val="20"/>
          </w:rPr>
          <w:t xml:space="preserve"> that are</w:t>
        </w:r>
      </w:ins>
      <w:r w:rsidRPr="00DD5EDA">
        <w:rPr>
          <w:rFonts w:ascii="Arial" w:eastAsia="Times New Roman" w:hAnsi="Arial" w:cs="Arial"/>
          <w:color w:val="000000"/>
          <w:sz w:val="20"/>
          <w:szCs w:val="20"/>
        </w:rPr>
        <w:t xml:space="preserve"> reorganized and edited for clarity. We have also added a section under </w:t>
      </w:r>
      <w:r w:rsidRPr="00DD5EDA">
        <w:rPr>
          <w:rFonts w:ascii="Arial" w:eastAsia="Times New Roman" w:hAnsi="Arial" w:cs="Arial"/>
          <w:i/>
          <w:iCs/>
          <w:color w:val="000000"/>
          <w:sz w:val="20"/>
          <w:szCs w:val="20"/>
        </w:rPr>
        <w:t xml:space="preserve">Numerical Modelling Methods </w:t>
      </w:r>
      <w:r w:rsidRPr="00DD5EDA">
        <w:rPr>
          <w:rFonts w:ascii="Arial" w:eastAsia="Times New Roman" w:hAnsi="Arial" w:cs="Arial"/>
          <w:color w:val="000000"/>
          <w:sz w:val="20"/>
          <w:szCs w:val="20"/>
        </w:rPr>
        <w:t xml:space="preserve">detailing the rock </w:t>
      </w:r>
      <w:proofErr w:type="gramStart"/>
      <w:r w:rsidRPr="00DD5EDA">
        <w:rPr>
          <w:rFonts w:ascii="Arial" w:eastAsia="Times New Roman" w:hAnsi="Arial" w:cs="Arial"/>
          <w:color w:val="000000"/>
          <w:sz w:val="20"/>
          <w:szCs w:val="20"/>
        </w:rPr>
        <w:t>mechanics</w:t>
      </w:r>
      <w:proofErr w:type="gramEnd"/>
      <w:r w:rsidRPr="00DD5EDA">
        <w:rPr>
          <w:rFonts w:ascii="Arial" w:eastAsia="Times New Roman" w:hAnsi="Arial" w:cs="Arial"/>
          <w:color w:val="000000"/>
          <w:sz w:val="20"/>
          <w:szCs w:val="20"/>
        </w:rPr>
        <w:t xml:space="preserve"> model. This should make it easier for the reader to understand how material strength changes with respect to T, P, and H</w:t>
      </w:r>
      <w:r w:rsidRPr="00DD5EDA">
        <w:rPr>
          <w:rFonts w:ascii="Arial" w:eastAsia="Times New Roman" w:hAnsi="Arial" w:cs="Arial"/>
          <w:color w:val="000000"/>
          <w:sz w:val="14"/>
          <w:szCs w:val="14"/>
          <w:vertAlign w:val="subscript"/>
        </w:rPr>
        <w:t>2</w:t>
      </w:r>
      <w:r w:rsidRPr="00DD5EDA">
        <w:rPr>
          <w:rFonts w:ascii="Arial" w:eastAsia="Times New Roman" w:hAnsi="Arial" w:cs="Arial"/>
          <w:color w:val="000000"/>
          <w:sz w:val="20"/>
          <w:szCs w:val="20"/>
        </w:rPr>
        <w:t>O content and how plastic/brittle yielding works. </w:t>
      </w:r>
    </w:p>
    <w:p w14:paraId="27FBE5B2" w14:textId="52320CF1" w:rsidR="00DD5EDA" w:rsidRPr="00DD5EDA" w:rsidRDefault="00DD5EDA" w:rsidP="00DD5EDA">
      <w:pPr>
        <w:spacing w:before="455"/>
        <w:ind w:left="698" w:right="537" w:hanging="25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2. In the model, it is assumed that the subducting material undergoes dehydration uniformly from the surface to 150-km depth. Please discuss how this could impact the results. For older slabs, for example, the subducting crust does not undergo significant dehydration until it reaches the coupling depth, and this can affect the formation of serpentinites and thus the slab-mantle coupling </w:t>
      </w:r>
      <w:proofErr w:type="spellStart"/>
      <w:r w:rsidRPr="00DD5EDA">
        <w:rPr>
          <w:rFonts w:ascii="Arial" w:eastAsia="Times New Roman" w:hAnsi="Arial" w:cs="Arial"/>
          <w:color w:val="000000"/>
          <w:sz w:val="20"/>
          <w:szCs w:val="20"/>
        </w:rPr>
        <w:t>updip</w:t>
      </w:r>
      <w:proofErr w:type="spellEnd"/>
      <w:r w:rsidRPr="00DD5EDA">
        <w:rPr>
          <w:rFonts w:ascii="Arial" w:eastAsia="Times New Roman" w:hAnsi="Arial" w:cs="Arial"/>
          <w:color w:val="000000"/>
          <w:sz w:val="20"/>
          <w:szCs w:val="20"/>
        </w:rPr>
        <w:t>.</w:t>
      </w:r>
    </w:p>
    <w:p w14:paraId="1AEFFF0A" w14:textId="77777777" w:rsidR="000810A6" w:rsidRDefault="000810A6" w:rsidP="00DD5EDA">
      <w:pPr>
        <w:ind w:left="7" w:right="16" w:hanging="5"/>
        <w:jc w:val="both"/>
        <w:rPr>
          <w:rFonts w:ascii="Arial" w:eastAsia="Times New Roman" w:hAnsi="Arial" w:cs="Arial"/>
          <w:color w:val="000000"/>
          <w:sz w:val="20"/>
          <w:szCs w:val="20"/>
        </w:rPr>
      </w:pPr>
    </w:p>
    <w:p w14:paraId="05A7A06E" w14:textId="593D4425" w:rsidR="00DD5EDA" w:rsidRPr="00DD5EDA" w:rsidRDefault="00DD5EDA" w:rsidP="00DD5EDA">
      <w:pPr>
        <w:ind w:left="7" w:right="16"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proofErr w:type="gramStart"/>
      <w:r w:rsidRPr="00DD5EDA">
        <w:rPr>
          <w:rFonts w:ascii="Arial" w:eastAsia="Times New Roman" w:hAnsi="Arial" w:cs="Arial"/>
          <w:color w:val="000000"/>
          <w:sz w:val="20"/>
          <w:szCs w:val="20"/>
        </w:rPr>
        <w:t>Indeed</w:t>
      </w:r>
      <w:proofErr w:type="gramEnd"/>
      <w:r w:rsidRPr="00DD5EDA">
        <w:rPr>
          <w:rFonts w:ascii="Arial" w:eastAsia="Times New Roman" w:hAnsi="Arial" w:cs="Arial"/>
          <w:color w:val="000000"/>
          <w:sz w:val="20"/>
          <w:szCs w:val="20"/>
        </w:rPr>
        <w:t xml:space="preserve"> the release of water from the slab and serpentinization of the mantle wedge is important for slab-mantle mechanical coupling. In fact, we tested scenarios where no fluid was released and/or no fluid-induced weakening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xml:space="preserve">= 0), which result in strong coupling and </w:t>
      </w:r>
      <w:del w:id="61" w:author="Buchanan Kerswell" w:date="2021-02-15T11:20:00Z">
        <w:r w:rsidRPr="00DD5EDA" w:rsidDel="00DE26A8">
          <w:rPr>
            <w:rFonts w:ascii="Arial" w:eastAsia="Times New Roman" w:hAnsi="Arial" w:cs="Arial"/>
            <w:color w:val="000000"/>
            <w:sz w:val="20"/>
            <w:szCs w:val="20"/>
          </w:rPr>
          <w:delText>one</w:delText>
        </w:r>
      </w:del>
      <w:ins w:id="62" w:author="Buchanan Kerswell" w:date="2021-02-15T11:20:00Z">
        <w:r w:rsidR="00DE26A8">
          <w:rPr>
            <w:rFonts w:ascii="Arial" w:eastAsia="Times New Roman" w:hAnsi="Arial" w:cs="Arial"/>
            <w:color w:val="000000"/>
            <w:sz w:val="20"/>
            <w:szCs w:val="20"/>
          </w:rPr>
          <w:t>two</w:t>
        </w:r>
      </w:ins>
      <w:r w:rsidRPr="00DD5EDA">
        <w:rPr>
          <w:rFonts w:ascii="Arial" w:eastAsia="Times New Roman" w:hAnsi="Arial" w:cs="Arial"/>
          <w:color w:val="000000"/>
          <w:sz w:val="20"/>
          <w:szCs w:val="20"/>
        </w:rPr>
        <w:t>-sided subduction in both cases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et al., 2008). </w:t>
      </w:r>
    </w:p>
    <w:p w14:paraId="0AC2495F" w14:textId="77777777" w:rsidR="00DD5EDA" w:rsidRPr="00DD5EDA" w:rsidRDefault="00DD5EDA" w:rsidP="00DD5EDA">
      <w:pPr>
        <w:spacing w:before="127"/>
        <w:ind w:right="45" w:hanging="1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a brief discussion under Numerical Modelling Methods of the </w:t>
      </w:r>
      <w:proofErr w:type="gramStart"/>
      <w:r w:rsidRPr="00DD5EDA">
        <w:rPr>
          <w:rFonts w:ascii="Arial" w:eastAsia="Times New Roman" w:hAnsi="Arial" w:cs="Arial"/>
          <w:color w:val="000000"/>
          <w:sz w:val="20"/>
          <w:szCs w:val="20"/>
        </w:rPr>
        <w:t>effects</w:t>
      </w:r>
      <w:proofErr w:type="gramEnd"/>
      <w:r w:rsidRPr="00DD5EDA">
        <w:rPr>
          <w:rFonts w:ascii="Arial" w:eastAsia="Times New Roman" w:hAnsi="Arial" w:cs="Arial"/>
          <w:color w:val="000000"/>
          <w:sz w:val="20"/>
          <w:szCs w:val="20"/>
        </w:rPr>
        <w:t xml:space="preserve"> hydration on the rheologic model and coupling. We point the reader to previous studies that explicitly explore the parameter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2011). </w:t>
      </w:r>
    </w:p>
    <w:p w14:paraId="5A8577D5" w14:textId="77777777" w:rsidR="00DD5EDA" w:rsidRPr="00DD5EDA" w:rsidRDefault="00DD5EDA" w:rsidP="00DD5EDA">
      <w:pPr>
        <w:spacing w:before="485"/>
        <w:ind w:right="504"/>
        <w:jc w:val="right"/>
        <w:rPr>
          <w:rFonts w:ascii="Times New Roman" w:eastAsia="Times New Roman" w:hAnsi="Times New Roman" w:cs="Times New Roman"/>
          <w:color w:val="000000"/>
        </w:rPr>
      </w:pPr>
      <w:r w:rsidRPr="00DD5EDA">
        <w:rPr>
          <w:rFonts w:ascii="Arial" w:eastAsia="Times New Roman" w:hAnsi="Arial" w:cs="Arial"/>
          <w:color w:val="000000"/>
          <w:sz w:val="20"/>
          <w:szCs w:val="20"/>
        </w:rPr>
        <w:t>3. Please clarify how the fluid velocity is calculated. Please see my comment on Line 221 below. </w:t>
      </w:r>
    </w:p>
    <w:p w14:paraId="4D531AAB" w14:textId="77777777" w:rsidR="00DD5EDA" w:rsidRPr="00DD5EDA" w:rsidRDefault="00DD5EDA" w:rsidP="00DD5EDA">
      <w:pPr>
        <w:spacing w:before="125"/>
        <w:ind w:left="509" w:right="544" w:hanging="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211: “a fluids particle . . . with a velocity defined by pressure gradients.” In the appendix (line 537), it appears (there is some correction required in Equation A2) that fluid particles are given a prescribed upward velocity of 10 cm/</w:t>
      </w:r>
      <w:proofErr w:type="spellStart"/>
      <w:r w:rsidRPr="00DD5EDA">
        <w:rPr>
          <w:rFonts w:ascii="Arial" w:eastAsia="Times New Roman" w:hAnsi="Arial" w:cs="Arial"/>
          <w:color w:val="000000"/>
          <w:sz w:val="20"/>
          <w:szCs w:val="20"/>
        </w:rPr>
        <w:t>yr</w:t>
      </w:r>
      <w:proofErr w:type="spellEnd"/>
      <w:r w:rsidRPr="00DD5EDA">
        <w:rPr>
          <w:rFonts w:ascii="Arial" w:eastAsia="Times New Roman" w:hAnsi="Arial" w:cs="Arial"/>
          <w:color w:val="000000"/>
          <w:sz w:val="20"/>
          <w:szCs w:val="20"/>
        </w:rPr>
        <w:t xml:space="preserve"> (relative to the moving matrix?). Please clarify this discrepancy. </w:t>
      </w:r>
    </w:p>
    <w:p w14:paraId="0832E85E" w14:textId="77777777" w:rsidR="00DD5EDA" w:rsidRPr="00DD5EDA" w:rsidRDefault="00DD5EDA" w:rsidP="00DD5EDA">
      <w:pPr>
        <w:spacing w:before="127"/>
        <w:ind w:left="7" w:right="46" w:hanging="7"/>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Thank you. You are correct in pointing out that the velocity of water is defined by pressure gradients plus a constant vertical velocity of 10 cm/yr. We have clarified this in line 211. </w:t>
      </w:r>
    </w:p>
    <w:p w14:paraId="24091440" w14:textId="77777777" w:rsidR="00DD5EDA" w:rsidRPr="00DD5EDA" w:rsidRDefault="00DD5EDA" w:rsidP="00DD5EDA">
      <w:pPr>
        <w:spacing w:before="483"/>
        <w:ind w:left="694" w:right="506" w:hanging="25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4. Based on Figures 9, A3 and A4, the mantle wedge corner above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is flowing. This contradicts with the description that the slab and the mantle are decoupled. Please address. </w:t>
      </w:r>
    </w:p>
    <w:p w14:paraId="0B5A9446" w14:textId="77777777" w:rsidR="00DD5EDA" w:rsidRPr="00DD5EDA" w:rsidRDefault="00DD5EDA" w:rsidP="00DD5EDA">
      <w:pPr>
        <w:spacing w:before="125"/>
        <w:ind w:left="7" w:right="49"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The velocity field is referenced with respect to the model boundaries. There is a left-ward horizontal velocity in the mantle wedge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Figure 9) because the upper plate is moving to the left with respect to the left boundary. The mantle wedge is stagnant with respect to itself. </w:t>
      </w:r>
    </w:p>
    <w:p w14:paraId="2CF6FDAC" w14:textId="77777777" w:rsidR="00DD5EDA" w:rsidRPr="00DD5EDA" w:rsidRDefault="00DD5EDA" w:rsidP="00DD5EDA">
      <w:pPr>
        <w:spacing w:before="127"/>
        <w:rPr>
          <w:rFonts w:ascii="Times New Roman" w:eastAsia="Times New Roman" w:hAnsi="Times New Roman" w:cs="Times New Roman"/>
          <w:color w:val="000000"/>
        </w:rPr>
      </w:pPr>
      <w:r w:rsidRPr="00DD5EDA">
        <w:rPr>
          <w:rFonts w:ascii="Arial" w:eastAsia="Times New Roman" w:hAnsi="Arial" w:cs="Arial"/>
          <w:color w:val="000000"/>
          <w:sz w:val="20"/>
          <w:szCs w:val="20"/>
        </w:rPr>
        <w:t>We have clarified this point in the relevant figure captions. </w:t>
      </w:r>
    </w:p>
    <w:p w14:paraId="1A6E8AD3" w14:textId="77777777" w:rsidR="00DD5EDA" w:rsidRPr="00DD5EDA" w:rsidRDefault="00DD5EDA" w:rsidP="00DD5EDA">
      <w:pPr>
        <w:spacing w:before="483"/>
        <w:ind w:left="698" w:right="540" w:hanging="251"/>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5. Why is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part of the mantle wedge corner a thin layer? Why doesn’t serpentinization extend into the interior of the mantle wedge? Not enough water? </w:t>
      </w:r>
    </w:p>
    <w:p w14:paraId="1DD0843D" w14:textId="77777777" w:rsidR="00DD5EDA" w:rsidRPr="00DD5EDA" w:rsidRDefault="00DD5EDA" w:rsidP="00DD5EDA">
      <w:pPr>
        <w:spacing w:before="126"/>
        <w:ind w:left="6" w:right="39"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magnitude of mantle wedge serpentinization depends on the H</w:t>
      </w:r>
      <w:r w:rsidRPr="00DD5EDA">
        <w:rPr>
          <w:rFonts w:ascii="Arial" w:eastAsia="Times New Roman" w:hAnsi="Arial" w:cs="Arial"/>
          <w:color w:val="000000"/>
          <w:sz w:val="14"/>
          <w:szCs w:val="14"/>
          <w:vertAlign w:val="subscript"/>
        </w:rPr>
        <w:t>2</w:t>
      </w:r>
      <w:r w:rsidRPr="00DD5EDA">
        <w:rPr>
          <w:rFonts w:ascii="Arial" w:eastAsia="Times New Roman" w:hAnsi="Arial" w:cs="Arial"/>
          <w:color w:val="000000"/>
          <w:sz w:val="20"/>
          <w:szCs w:val="20"/>
        </w:rPr>
        <w:t>O flux rate from the slab and temperature of the mantle wedge. As our models are parameterized, only a thin layer of serpentine forms, except near the coupling depth where it thickens with time. </w:t>
      </w:r>
    </w:p>
    <w:p w14:paraId="636DEBDA" w14:textId="77777777" w:rsidR="00DD5EDA" w:rsidRPr="00DD5EDA" w:rsidRDefault="00DD5EDA" w:rsidP="00DD5EDA">
      <w:pPr>
        <w:spacing w:before="137"/>
        <w:ind w:left="5" w:right="9" w:firstLine="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magnitude of water flux and serpentinization in the mantle wedge is an active area of research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Abers</w:t>
      </w:r>
      <w:proofErr w:type="spellEnd"/>
      <w:r w:rsidRPr="00DD5EDA">
        <w:rPr>
          <w:rFonts w:ascii="Arial" w:eastAsia="Times New Roman" w:hAnsi="Arial" w:cs="Arial"/>
          <w:color w:val="000000"/>
          <w:sz w:val="20"/>
          <w:szCs w:val="20"/>
        </w:rPr>
        <w:t xml:space="preserve"> et al., 2017). We make no attempt to evaluate the “right amount” of serpentine in the mantle wedge for two reasons: 1) magnitudes and modes (channelized vs. pervasive) of mantle-wedge serpentinization is not well-constrained, and 2) our modelling results are unaffected by more serpentine. Only a thin layer of serpentine is required for mechanical decoupling. A more-</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wedge is likely to remain cold and stagnant, albeit slightly weaker and more buoyant. </w:t>
      </w:r>
    </w:p>
    <w:p w14:paraId="0AFE0648" w14:textId="77777777" w:rsidR="00DD5EDA" w:rsidRPr="00DD5EDA" w:rsidRDefault="00DD5EDA" w:rsidP="00DD5EDA">
      <w:pPr>
        <w:spacing w:before="485"/>
        <w:ind w:left="697" w:right="538" w:hanging="252"/>
        <w:rPr>
          <w:rFonts w:ascii="Times New Roman" w:eastAsia="Times New Roman" w:hAnsi="Times New Roman" w:cs="Times New Roman"/>
          <w:color w:val="000000"/>
        </w:rPr>
      </w:pPr>
      <w:r w:rsidRPr="00DD5EDA">
        <w:rPr>
          <w:rFonts w:ascii="Arial" w:eastAsia="Times New Roman" w:hAnsi="Arial" w:cs="Arial"/>
          <w:color w:val="000000"/>
          <w:sz w:val="20"/>
          <w:szCs w:val="20"/>
        </w:rPr>
        <w:t>6. The meaning of (the value of) the effective Pe number is not clear. Please see my comment on Line 246 below. </w:t>
      </w:r>
    </w:p>
    <w:p w14:paraId="29EFE471" w14:textId="53CC960F" w:rsidR="00DD5EDA" w:rsidRPr="00DD5EDA" w:rsidRDefault="00DD5EDA" w:rsidP="00DD5EDA">
      <w:pPr>
        <w:spacing w:before="126"/>
        <w:ind w:left="509" w:right="517" w:firstLine="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246: “the relative magnitude of (potential) heat transfer via advection vs. diffusion.” As indicated in the first expression in Equation (2) by the author, the Pe number is indicating the ratio of the advective to diffusive transfer rates and not the relative magnitudes of the heat transport (the amount of heat transferred). If the advective heat transfer rate is much faster than the diffusion rate (i.e., high Pe number), then the isotherms should be sub-parallel to the flow direction as the material is carrying the heat, as indicated by the model for the mantle wedge and the slab, and this is opposite of what is stated by the authors on Line 266: “while flow paths are nearly parallel to isotherms, implying that advection is ineffective.” There seems to be some issue wit</w:t>
      </w:r>
      <w:r>
        <w:rPr>
          <w:rFonts w:ascii="Arial" w:eastAsia="Times New Roman" w:hAnsi="Arial" w:cs="Arial"/>
          <w:color w:val="000000"/>
          <w:sz w:val="20"/>
          <w:szCs w:val="20"/>
        </w:rPr>
        <w:t>h</w:t>
      </w:r>
      <w:r>
        <w:rPr>
          <w:rFonts w:ascii="Times New Roman" w:eastAsia="Times New Roman" w:hAnsi="Times New Roman" w:cs="Times New Roman"/>
          <w:color w:val="000000"/>
        </w:rPr>
        <w:t xml:space="preserve"> </w:t>
      </w:r>
      <w:r w:rsidRPr="00DD5EDA">
        <w:rPr>
          <w:rFonts w:ascii="Arial" w:eastAsia="Times New Roman" w:hAnsi="Arial" w:cs="Arial"/>
          <w:color w:val="000000"/>
          <w:sz w:val="20"/>
          <w:szCs w:val="20"/>
        </w:rPr>
        <w:t>the causal relation in the assumption (the energy equation has been solved), and with this, I am not clear on the purpose and the meaning of Equations 3 and 4. Also, the use of the term “local heat transport” as defined on Line 254 needs to be clarified. It reads “advection could augment . . . a component of flow . . . parallel to and in the same direction as diffusion.” What is this “flow” referring to? It appears that this is to understand the “thermal feedbacks affecting the stability of antigorite” (Line 244), but it’s unclear how Equation (3) helps to quantify this. Could you explain why the thermal parameter is used for the characteristic length? </w:t>
      </w:r>
    </w:p>
    <w:p w14:paraId="731B90AC" w14:textId="0EFB6424" w:rsidR="00DD5EDA" w:rsidDel="00DD012F" w:rsidRDefault="00DD5EDA" w:rsidP="00DD5EDA">
      <w:pPr>
        <w:spacing w:before="286"/>
        <w:ind w:left="16"/>
        <w:rPr>
          <w:del w:id="63" w:author="Buchanan Kerswell" w:date="2021-02-15T11:22:00Z"/>
          <w:rFonts w:ascii="Arial" w:eastAsia="Times New Roman" w:hAnsi="Arial" w:cs="Arial"/>
          <w:color w:val="000000"/>
          <w:sz w:val="20"/>
          <w:szCs w:val="20"/>
        </w:rPr>
      </w:pPr>
      <w:del w:id="64" w:author="Buchanan Kerswell" w:date="2021-02-15T11:22:00Z">
        <w:r w:rsidRPr="00DD5EDA" w:rsidDel="00DD012F">
          <w:rPr>
            <w:rFonts w:ascii="Arial" w:eastAsia="Times New Roman" w:hAnsi="Arial" w:cs="Arial"/>
            <w:color w:val="000000"/>
            <w:sz w:val="20"/>
            <w:szCs w:val="20"/>
          </w:rPr>
          <w:delText xml:space="preserve">Thank you. While deriving the expression for the </w:delText>
        </w:r>
        <w:r w:rsidRPr="00DD5EDA" w:rsidDel="00DD012F">
          <w:rPr>
            <w:rFonts w:ascii="Arial" w:eastAsia="Times New Roman" w:hAnsi="Arial" w:cs="Arial"/>
            <w:i/>
            <w:iCs/>
            <w:color w:val="000000"/>
            <w:sz w:val="20"/>
            <w:szCs w:val="20"/>
          </w:rPr>
          <w:delText xml:space="preserve">effective Péclet </w:delText>
        </w:r>
        <w:r w:rsidRPr="00DD5EDA" w:rsidDel="00DD012F">
          <w:rPr>
            <w:rFonts w:ascii="Arial" w:eastAsia="Times New Roman" w:hAnsi="Arial" w:cs="Arial"/>
            <w:color w:val="000000"/>
            <w:sz w:val="20"/>
            <w:szCs w:val="20"/>
          </w:rPr>
          <w:delText>number we conceptually addressed heat transport, isotherms, and what the Péclet value means amongst ourselves many times. I believe there is a confusion from conflating heat and temperature from reviewer one’s statement: </w:delText>
        </w:r>
      </w:del>
    </w:p>
    <w:p w14:paraId="5D3D612A" w14:textId="16C568EB" w:rsidR="00DD012F" w:rsidRDefault="00DD012F" w:rsidP="00DD5EDA">
      <w:pPr>
        <w:spacing w:before="125"/>
        <w:ind w:left="7" w:right="37" w:hanging="4"/>
        <w:jc w:val="both"/>
        <w:rPr>
          <w:ins w:id="65" w:author="Buchanan Kerswell" w:date="2021-02-15T11:22:00Z"/>
          <w:rFonts w:ascii="Arial" w:eastAsia="Times New Roman" w:hAnsi="Arial" w:cs="Arial"/>
          <w:color w:val="000000"/>
          <w:sz w:val="20"/>
          <w:szCs w:val="20"/>
        </w:rPr>
      </w:pPr>
    </w:p>
    <w:p w14:paraId="2E56BEFD" w14:textId="77777777" w:rsidR="00DD012F" w:rsidRPr="00DD5EDA" w:rsidRDefault="00DD012F" w:rsidP="00DD5EDA">
      <w:pPr>
        <w:spacing w:before="125"/>
        <w:ind w:left="7" w:right="37" w:hanging="4"/>
        <w:jc w:val="both"/>
        <w:rPr>
          <w:ins w:id="66" w:author="Buchanan Kerswell" w:date="2021-02-15T11:22:00Z"/>
          <w:rFonts w:ascii="Times New Roman" w:eastAsia="Times New Roman" w:hAnsi="Times New Roman" w:cs="Times New Roman"/>
          <w:color w:val="000000"/>
        </w:rPr>
      </w:pPr>
    </w:p>
    <w:p w14:paraId="038A1D96" w14:textId="305C14B8" w:rsidR="00DD5EDA" w:rsidRPr="00DD5EDA" w:rsidDel="00DD012F" w:rsidRDefault="00DD5EDA" w:rsidP="00DD5EDA">
      <w:pPr>
        <w:spacing w:before="125"/>
        <w:ind w:left="509" w:right="518" w:firstLine="2"/>
        <w:jc w:val="both"/>
        <w:rPr>
          <w:del w:id="67" w:author="Buchanan Kerswell" w:date="2021-02-15T11:22:00Z"/>
          <w:rFonts w:ascii="Times New Roman" w:eastAsia="Times New Roman" w:hAnsi="Times New Roman" w:cs="Times New Roman"/>
          <w:color w:val="000000"/>
        </w:rPr>
      </w:pPr>
      <w:del w:id="68" w:author="Buchanan Kerswell" w:date="2021-02-15T11:22:00Z">
        <w:r w:rsidRPr="00DD5EDA" w:rsidDel="00DD012F">
          <w:rPr>
            <w:rFonts w:ascii="Arial" w:eastAsia="Times New Roman" w:hAnsi="Arial" w:cs="Arial"/>
            <w:color w:val="000000"/>
            <w:sz w:val="20"/>
            <w:szCs w:val="20"/>
          </w:rPr>
          <w:delText>If the advective heat transfer rate is much faster than the diffusion rate (i.e., high Pe number), then the isotherms should be sub-parallel to the flow direction as the material is carrying the heat, as indicated by the model for the mantle wedge and the slab, and this is opposite of what is stated by the authors on Line 266: “while flow paths are nearly parallel to isotherms, implying that advection is ineffective” </w:delText>
        </w:r>
      </w:del>
    </w:p>
    <w:p w14:paraId="649DA3C9" w14:textId="4ECD91CF" w:rsidR="00DD5EDA" w:rsidRPr="00DD5EDA" w:rsidDel="00DD012F" w:rsidRDefault="00DD5EDA" w:rsidP="00DD5EDA">
      <w:pPr>
        <w:spacing w:before="127"/>
        <w:ind w:left="13"/>
        <w:rPr>
          <w:del w:id="69" w:author="Buchanan Kerswell" w:date="2021-02-15T11:22:00Z"/>
          <w:rFonts w:ascii="Times New Roman" w:eastAsia="Times New Roman" w:hAnsi="Times New Roman" w:cs="Times New Roman"/>
          <w:color w:val="000000"/>
        </w:rPr>
      </w:pPr>
      <w:del w:id="70" w:author="Buchanan Kerswell" w:date="2021-02-15T11:22:00Z">
        <w:r w:rsidRPr="00DD5EDA" w:rsidDel="00DD012F">
          <w:rPr>
            <w:rFonts w:ascii="Arial" w:eastAsia="Times New Roman" w:hAnsi="Arial" w:cs="Arial"/>
            <w:color w:val="000000"/>
            <w:sz w:val="20"/>
            <w:szCs w:val="20"/>
          </w:rPr>
          <w:delText>However, reviewer one also seems to understand how the Péclet number changes the concept quite well: </w:delText>
        </w:r>
      </w:del>
    </w:p>
    <w:p w14:paraId="0EA13AE0" w14:textId="69656069" w:rsidR="00DD5EDA" w:rsidRPr="00DD5EDA" w:rsidDel="00DD012F" w:rsidRDefault="00DD5EDA" w:rsidP="00DD5EDA">
      <w:pPr>
        <w:spacing w:before="124"/>
        <w:ind w:left="949" w:right="954" w:firstLine="2"/>
        <w:jc w:val="both"/>
        <w:rPr>
          <w:del w:id="71" w:author="Buchanan Kerswell" w:date="2021-02-15T11:22:00Z"/>
          <w:rFonts w:ascii="Times New Roman" w:eastAsia="Times New Roman" w:hAnsi="Times New Roman" w:cs="Times New Roman"/>
          <w:color w:val="000000"/>
        </w:rPr>
      </w:pPr>
      <w:del w:id="72" w:author="Buchanan Kerswell" w:date="2021-02-15T11:22:00Z">
        <w:r w:rsidRPr="00DD5EDA" w:rsidDel="00DD012F">
          <w:rPr>
            <w:rFonts w:ascii="Arial" w:eastAsia="Times New Roman" w:hAnsi="Arial" w:cs="Arial"/>
            <w:color w:val="000000"/>
            <w:sz w:val="20"/>
            <w:szCs w:val="20"/>
          </w:rPr>
          <w:delText>345: “We note that the warm-colored band . . . does not indicate unusually efficient advective heat transport).” But based on how it is defined, it indicates that the advection is more dominant than conduction. Is this partly because the mantle is flowing as indicated by the non-zero flow vectors? If the meaning of the effective Pe number varies depending on the values of the denominator and the numerator in Equations 3 and 4, is it useful? </w:delText>
        </w:r>
      </w:del>
    </w:p>
    <w:p w14:paraId="5A5C6995" w14:textId="62214468" w:rsidR="00DD5EDA" w:rsidRPr="00DD5EDA" w:rsidDel="00DD012F" w:rsidRDefault="00DD5EDA" w:rsidP="00DD5EDA">
      <w:pPr>
        <w:spacing w:before="127"/>
        <w:ind w:left="12" w:right="31" w:hanging="1"/>
        <w:jc w:val="both"/>
        <w:rPr>
          <w:del w:id="73" w:author="Buchanan Kerswell" w:date="2021-02-15T11:22:00Z"/>
          <w:rFonts w:ascii="Times New Roman" w:eastAsia="Times New Roman" w:hAnsi="Times New Roman" w:cs="Times New Roman"/>
          <w:color w:val="000000"/>
        </w:rPr>
      </w:pPr>
      <w:del w:id="74" w:author="Buchanan Kerswell" w:date="2021-02-15T11:22:00Z">
        <w:r w:rsidRPr="00DD5EDA" w:rsidDel="00DD012F">
          <w:rPr>
            <w:rFonts w:ascii="Arial" w:eastAsia="Times New Roman" w:hAnsi="Arial" w:cs="Arial"/>
            <w:color w:val="000000"/>
            <w:sz w:val="20"/>
            <w:szCs w:val="20"/>
          </w:rPr>
          <w:delText xml:space="preserve">Indeed, both the numerator and denominator matter when interpreting the Péclet number. This can be quite mind-bending. Unfortunately any physics-based analysis of heat flow will be conceptually challenging in a subduction context because the model must consider cooling effects of diffusion, motion of the slab, and motion of the mantle wedge. I believe this is why numerical modelling approaches have been widely adopted instead of analytic solutions. The geometry and motion of a subducting slab may </w:delText>
        </w:r>
        <w:r w:rsidRPr="00DD5EDA" w:rsidDel="00DD012F">
          <w:rPr>
            <w:rFonts w:ascii="Arial" w:eastAsia="Times New Roman" w:hAnsi="Arial" w:cs="Arial"/>
            <w:i/>
            <w:iCs/>
            <w:color w:val="000000"/>
            <w:sz w:val="20"/>
            <w:szCs w:val="20"/>
          </w:rPr>
          <w:delText xml:space="preserve">seem </w:delText>
        </w:r>
        <w:r w:rsidRPr="00DD5EDA" w:rsidDel="00DD012F">
          <w:rPr>
            <w:rFonts w:ascii="Arial" w:eastAsia="Times New Roman" w:hAnsi="Arial" w:cs="Arial"/>
            <w:color w:val="000000"/>
            <w:sz w:val="20"/>
            <w:szCs w:val="20"/>
          </w:rPr>
          <w:delText>simple, but in reality it is difficult to derive a straight-forward formulation of how it works. </w:delText>
        </w:r>
      </w:del>
    </w:p>
    <w:p w14:paraId="264B5A8A" w14:textId="401677EA" w:rsidR="00DD5EDA" w:rsidRPr="00DD5EDA" w:rsidDel="00DD012F" w:rsidRDefault="00DD5EDA" w:rsidP="00DD5EDA">
      <w:pPr>
        <w:spacing w:before="125"/>
        <w:ind w:right="49" w:hanging="10"/>
        <w:jc w:val="both"/>
        <w:rPr>
          <w:del w:id="75" w:author="Buchanan Kerswell" w:date="2021-02-15T11:22:00Z"/>
          <w:rFonts w:ascii="Times New Roman" w:eastAsia="Times New Roman" w:hAnsi="Times New Roman" w:cs="Times New Roman"/>
          <w:color w:val="000000"/>
        </w:rPr>
      </w:pPr>
      <w:del w:id="76" w:author="Buchanan Kerswell" w:date="2021-02-15T11:22:00Z">
        <w:r w:rsidRPr="00DD5EDA" w:rsidDel="00DD012F">
          <w:rPr>
            <w:rFonts w:ascii="Arial" w:eastAsia="Times New Roman" w:hAnsi="Arial" w:cs="Arial"/>
            <w:color w:val="000000"/>
            <w:sz w:val="20"/>
            <w:szCs w:val="20"/>
          </w:rPr>
          <w:delText>We have recieved mixed reviews of the Péclet number analysis. We believe, however, it is a novel and meaningful contribution because it focuses on modes of heat exchange in subduction zones, rather than temperature (e.g. McKenzie, 1969). </w:delText>
        </w:r>
      </w:del>
    </w:p>
    <w:p w14:paraId="33DD18B4" w14:textId="4A4296D2" w:rsidR="00DD5EDA" w:rsidRPr="00DD5EDA" w:rsidDel="00DD012F" w:rsidRDefault="00DD5EDA" w:rsidP="00DD5EDA">
      <w:pPr>
        <w:spacing w:before="127"/>
        <w:ind w:left="12"/>
        <w:rPr>
          <w:del w:id="77" w:author="Buchanan Kerswell" w:date="2021-02-15T11:22:00Z"/>
          <w:rFonts w:ascii="Times New Roman" w:eastAsia="Times New Roman" w:hAnsi="Times New Roman" w:cs="Times New Roman"/>
          <w:color w:val="000000"/>
        </w:rPr>
      </w:pPr>
      <w:del w:id="78" w:author="Buchanan Kerswell" w:date="2021-02-15T11:22:00Z">
        <w:r w:rsidRPr="00DD5EDA" w:rsidDel="00DD012F">
          <w:rPr>
            <w:rFonts w:ascii="Arial" w:eastAsia="Times New Roman" w:hAnsi="Arial" w:cs="Arial"/>
            <w:color w:val="000000"/>
            <w:sz w:val="20"/>
            <w:szCs w:val="20"/>
          </w:rPr>
          <w:delText>I found the following to be the most helpful way to think about the Péclet number: </w:delText>
        </w:r>
      </w:del>
    </w:p>
    <w:p w14:paraId="4409908D" w14:textId="555D281F" w:rsidR="00DD5EDA" w:rsidRPr="00DD5EDA" w:rsidDel="00DD012F" w:rsidRDefault="00DD5EDA" w:rsidP="00DD5EDA">
      <w:pPr>
        <w:spacing w:before="124"/>
        <w:ind w:left="6" w:right="7"/>
        <w:jc w:val="both"/>
        <w:rPr>
          <w:del w:id="79" w:author="Buchanan Kerswell" w:date="2021-02-15T11:22:00Z"/>
          <w:rFonts w:ascii="Times New Roman" w:eastAsia="Times New Roman" w:hAnsi="Times New Roman" w:cs="Times New Roman"/>
          <w:color w:val="000000"/>
        </w:rPr>
      </w:pPr>
      <w:del w:id="80" w:author="Buchanan Kerswell" w:date="2021-02-15T11:22:00Z">
        <w:r w:rsidRPr="00DD5EDA" w:rsidDel="00DD012F">
          <w:rPr>
            <w:rFonts w:ascii="Arial" w:eastAsia="Times New Roman" w:hAnsi="Arial" w:cs="Arial"/>
            <w:color w:val="000000"/>
            <w:sz w:val="20"/>
            <w:szCs w:val="20"/>
          </w:rPr>
          <w:delText>The Péclet number quantifies energy transport. Isotherms define lines of equal internal kinetic energy. Temperature only changes in a region when more energy is accumulated from, or released to, the surroundings. So isotherms and the Péclet number are related, but high advective heat transport, for example, does not equate to a reconfiguration of isotherms per se. That is, the heat transport rate by a fluid may be high, but the effect on temperature decreases as the transport direction approaches a path parallel to isotherms. </w:delText>
        </w:r>
      </w:del>
    </w:p>
    <w:p w14:paraId="3DFB3EEC" w14:textId="17FCCB64" w:rsidR="00DD5EDA" w:rsidRPr="00DD5EDA" w:rsidDel="00DD012F" w:rsidRDefault="00DD5EDA" w:rsidP="00DD5EDA">
      <w:pPr>
        <w:spacing w:before="125"/>
        <w:ind w:left="10" w:right="38" w:firstLine="3"/>
        <w:jc w:val="both"/>
        <w:rPr>
          <w:del w:id="81" w:author="Buchanan Kerswell" w:date="2021-02-15T11:22:00Z"/>
          <w:rFonts w:ascii="Times New Roman" w:eastAsia="Times New Roman" w:hAnsi="Times New Roman" w:cs="Times New Roman"/>
          <w:color w:val="000000"/>
        </w:rPr>
      </w:pPr>
      <w:del w:id="82" w:author="Buchanan Kerswell" w:date="2021-02-15T11:22:00Z">
        <w:r w:rsidRPr="00DD5EDA" w:rsidDel="00DD012F">
          <w:rPr>
            <w:rFonts w:ascii="Arial" w:eastAsia="Times New Roman" w:hAnsi="Arial" w:cs="Arial"/>
            <w:color w:val="000000"/>
            <w:sz w:val="20"/>
            <w:szCs w:val="20"/>
          </w:rPr>
          <w:delText>High advective heat transport against a thermal gradient may initially have the effect of reorganizing the isotherms to a sub-parallel orientation with respect to the heat transport direction. However, as indicated by the numerator in equations 3 and 4, the effect is self-defeating, and diffusive processes would eventually me more effective on the organization of isotherms. We give an example of why equations 3 and 4 are necessary for our application in the paragraph starting at line 258. </w:delText>
        </w:r>
      </w:del>
    </w:p>
    <w:p w14:paraId="6AA9CB6F" w14:textId="40C89AAB" w:rsidR="00DD5EDA" w:rsidRPr="00DD5EDA" w:rsidDel="00DD012F" w:rsidRDefault="00DD5EDA" w:rsidP="00DD5EDA">
      <w:pPr>
        <w:spacing w:before="125"/>
        <w:ind w:right="36" w:hanging="12"/>
        <w:jc w:val="both"/>
        <w:rPr>
          <w:del w:id="83" w:author="Buchanan Kerswell" w:date="2021-02-15T11:22:00Z"/>
          <w:rFonts w:ascii="Times New Roman" w:eastAsia="Times New Roman" w:hAnsi="Times New Roman" w:cs="Times New Roman"/>
          <w:color w:val="000000"/>
        </w:rPr>
      </w:pPr>
      <w:del w:id="84" w:author="Buchanan Kerswell" w:date="2021-02-15T11:22:00Z">
        <w:r w:rsidRPr="00DD5EDA" w:rsidDel="00DD012F">
          <w:rPr>
            <w:rFonts w:ascii="Arial" w:eastAsia="Times New Roman" w:hAnsi="Arial" w:cs="Arial"/>
            <w:color w:val="000000"/>
            <w:sz w:val="20"/>
            <w:szCs w:val="20"/>
          </w:rPr>
          <w:delText xml:space="preserve">We state in line 266 that “advection is ineffective” in the scenario where advective heat transport is nearly parallel to isotherms. This statement is correct for the reason above and apparent in the numerator of equations 3 and 4. It was necessary to formulate equations 3 and 4 because equation 2 would imply high advective heat transport for a fast-moving fluid, but may misrepresent the </w:delText>
        </w:r>
        <w:r w:rsidRPr="00DD5EDA" w:rsidDel="00DD012F">
          <w:rPr>
            <w:rFonts w:ascii="Arial" w:eastAsia="Times New Roman" w:hAnsi="Arial" w:cs="Arial"/>
            <w:i/>
            <w:iCs/>
            <w:color w:val="000000"/>
            <w:sz w:val="20"/>
            <w:szCs w:val="20"/>
          </w:rPr>
          <w:delText xml:space="preserve">effect </w:delText>
        </w:r>
        <w:r w:rsidRPr="00DD5EDA" w:rsidDel="00DD012F">
          <w:rPr>
            <w:rFonts w:ascii="Arial" w:eastAsia="Times New Roman" w:hAnsi="Arial" w:cs="Arial"/>
            <w:color w:val="000000"/>
            <w:sz w:val="20"/>
            <w:szCs w:val="20"/>
          </w:rPr>
          <w:delText>on temperature. </w:delText>
        </w:r>
      </w:del>
    </w:p>
    <w:p w14:paraId="0DE7BCFD" w14:textId="418D515C" w:rsidR="00DD5EDA" w:rsidRPr="00DD5EDA" w:rsidDel="00DD012F" w:rsidRDefault="00DD5EDA" w:rsidP="00DD5EDA">
      <w:pPr>
        <w:spacing w:before="125"/>
        <w:ind w:left="7" w:right="9" w:hanging="7"/>
        <w:rPr>
          <w:del w:id="85" w:author="Buchanan Kerswell" w:date="2021-02-15T11:22:00Z"/>
          <w:rFonts w:ascii="Times New Roman" w:eastAsia="Times New Roman" w:hAnsi="Times New Roman" w:cs="Times New Roman"/>
          <w:color w:val="000000"/>
        </w:rPr>
      </w:pPr>
      <w:del w:id="86" w:author="Buchanan Kerswell" w:date="2021-02-15T11:22:00Z">
        <w:r w:rsidRPr="00DD5EDA" w:rsidDel="00DD012F">
          <w:rPr>
            <w:rFonts w:ascii="Arial" w:eastAsia="Times New Roman" w:hAnsi="Arial" w:cs="Arial"/>
            <w:color w:val="000000"/>
            <w:sz w:val="20"/>
            <w:szCs w:val="20"/>
          </w:rPr>
          <w:delText>The term “local heat transport” on lines 254-257 is referring to diffusive energy transfer in a small region. Diffusion always transfers energy down-gradient. In a small region, and for a short time interval, the transfe</w:delText>
        </w:r>
        <w:r w:rsidDel="00DD012F">
          <w:rPr>
            <w:rFonts w:ascii="Arial" w:eastAsia="Times New Roman" w:hAnsi="Arial" w:cs="Arial"/>
            <w:color w:val="000000"/>
            <w:sz w:val="20"/>
            <w:szCs w:val="20"/>
          </w:rPr>
          <w:delText xml:space="preserve">r </w:delText>
        </w:r>
        <w:r w:rsidRPr="00DD5EDA" w:rsidDel="00DD012F">
          <w:rPr>
            <w:rFonts w:ascii="Arial" w:eastAsia="Times New Roman" w:hAnsi="Arial" w:cs="Arial"/>
            <w:color w:val="000000"/>
            <w:sz w:val="20"/>
            <w:szCs w:val="20"/>
          </w:rPr>
          <w:delText>of heat down-gradient by diffusion could be augmented, retarded, or unaffected by advective energy transfer, depending on the direction of advective transport. We changed “local heat transport” to “diffusive heat transport” for clarification. </w:delText>
        </w:r>
      </w:del>
    </w:p>
    <w:p w14:paraId="0E49DBFA" w14:textId="296E7E98" w:rsidR="00DD5EDA" w:rsidRPr="00DD5EDA" w:rsidDel="00DD012F" w:rsidRDefault="00DD5EDA" w:rsidP="00DD5EDA">
      <w:pPr>
        <w:spacing w:before="125"/>
        <w:ind w:right="6" w:hanging="6"/>
        <w:jc w:val="both"/>
        <w:rPr>
          <w:del w:id="87" w:author="Buchanan Kerswell" w:date="2021-02-15T11:22:00Z"/>
          <w:rFonts w:ascii="Times New Roman" w:eastAsia="Times New Roman" w:hAnsi="Times New Roman" w:cs="Times New Roman"/>
          <w:color w:val="000000"/>
        </w:rPr>
      </w:pPr>
      <w:del w:id="88" w:author="Buchanan Kerswell" w:date="2021-02-15T11:22:00Z">
        <w:r w:rsidRPr="00DD5EDA" w:rsidDel="00DD012F">
          <w:rPr>
            <w:rFonts w:ascii="Arial" w:eastAsia="Times New Roman" w:hAnsi="Arial" w:cs="Arial"/>
            <w:color w:val="000000"/>
            <w:sz w:val="20"/>
            <w:szCs w:val="20"/>
          </w:rPr>
          <w:delText>We use the thermal parameter (</w:delText>
        </w:r>
        <w:r w:rsidRPr="00DD5EDA" w:rsidDel="00DD012F">
          <w:rPr>
            <w:rFonts w:ascii="Arial" w:eastAsia="Times New Roman" w:hAnsi="Arial" w:cs="Arial"/>
            <w:i/>
            <w:iCs/>
            <w:color w:val="000000"/>
            <w:sz w:val="20"/>
            <w:szCs w:val="20"/>
          </w:rPr>
          <w:delText>φ</w:delText>
        </w:r>
        <w:r w:rsidRPr="00DD5EDA" w:rsidDel="00DD012F">
          <w:rPr>
            <w:rFonts w:ascii="Arial" w:eastAsia="Times New Roman" w:hAnsi="Arial" w:cs="Arial"/>
            <w:color w:val="000000"/>
            <w:sz w:val="20"/>
            <w:szCs w:val="20"/>
          </w:rPr>
          <w:delText xml:space="preserve">) for a characteristic length scale for the reasons stated in lines 275-278. Using </w:delText>
        </w:r>
        <w:r w:rsidRPr="00DD5EDA" w:rsidDel="00DD012F">
          <w:rPr>
            <w:rFonts w:ascii="Arial" w:eastAsia="Times New Roman" w:hAnsi="Arial" w:cs="Arial"/>
            <w:i/>
            <w:iCs/>
            <w:color w:val="000000"/>
            <w:sz w:val="20"/>
            <w:szCs w:val="20"/>
          </w:rPr>
          <w:delText xml:space="preserve">φ </w:delText>
        </w:r>
        <w:r w:rsidRPr="00DD5EDA" w:rsidDel="00DD012F">
          <w:rPr>
            <w:rFonts w:ascii="Arial" w:eastAsia="Times New Roman" w:hAnsi="Arial" w:cs="Arial"/>
            <w:color w:val="000000"/>
            <w:sz w:val="20"/>
            <w:szCs w:val="20"/>
          </w:rPr>
          <w:delText xml:space="preserve">yields convenient numbers, likely because </w:delText>
        </w:r>
        <w:r w:rsidRPr="00DD5EDA" w:rsidDel="00DD012F">
          <w:rPr>
            <w:rFonts w:ascii="Arial" w:eastAsia="Times New Roman" w:hAnsi="Arial" w:cs="Arial"/>
            <w:i/>
            <w:iCs/>
            <w:color w:val="000000"/>
            <w:sz w:val="20"/>
            <w:szCs w:val="20"/>
          </w:rPr>
          <w:delText xml:space="preserve">φ </w:delText>
        </w:r>
        <w:r w:rsidRPr="00DD5EDA" w:rsidDel="00DD012F">
          <w:rPr>
            <w:rFonts w:ascii="Arial" w:eastAsia="Times New Roman" w:hAnsi="Arial" w:cs="Arial"/>
            <w:color w:val="000000"/>
            <w:sz w:val="20"/>
            <w:szCs w:val="20"/>
          </w:rPr>
          <w:delText>itself represents heat transport in subduction settings. Therefore, it seemed to be the most appropriate scale. </w:delText>
        </w:r>
      </w:del>
    </w:p>
    <w:p w14:paraId="4288C3C9" w14:textId="77777777" w:rsidR="00DD5EDA" w:rsidRPr="00DD5EDA" w:rsidRDefault="00DD5EDA" w:rsidP="00DD5EDA">
      <w:pPr>
        <w:spacing w:before="286"/>
        <w:ind w:left="16"/>
        <w:rPr>
          <w:rFonts w:ascii="Times New Roman" w:eastAsia="Times New Roman" w:hAnsi="Times New Roman" w:cs="Times New Roman"/>
          <w:color w:val="000000"/>
        </w:rPr>
      </w:pPr>
      <w:r w:rsidRPr="00DD5EDA">
        <w:rPr>
          <w:rFonts w:ascii="Arial" w:eastAsia="Times New Roman" w:hAnsi="Arial" w:cs="Arial"/>
          <w:b/>
          <w:bCs/>
          <w:color w:val="000000"/>
        </w:rPr>
        <w:t>Minor Revisions </w:t>
      </w:r>
    </w:p>
    <w:p w14:paraId="13CBD82E" w14:textId="77777777" w:rsidR="00DD5EDA" w:rsidRPr="00DD5EDA" w:rsidRDefault="00DD5EDA" w:rsidP="00DD5EDA">
      <w:pPr>
        <w:spacing w:before="129"/>
        <w:ind w:left="6" w:right="45" w:hanging="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for your detailed comments. We have addressed the minor line-by-line comments of Reviewer Two in the manuscript. To address a few explicitly: </w:t>
      </w:r>
    </w:p>
    <w:p w14:paraId="0E310E3E" w14:textId="77777777" w:rsidR="00DD5EDA" w:rsidRPr="00DD5EDA" w:rsidRDefault="00DD5EDA" w:rsidP="00DD5EDA">
      <w:pPr>
        <w:spacing w:before="124"/>
        <w:ind w:left="501" w:right="546" w:firstLine="1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 xml:space="preserve">Figure 3. Based on the temperature distribution and the shape of the isotherms in the mantle wedge corner, it appears that heat is still being advected towards the wedge tip. Is the mantle wedge corner above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stagnant? </w:t>
      </w:r>
    </w:p>
    <w:p w14:paraId="0AFC167A" w14:textId="77777777" w:rsidR="00DD5EDA" w:rsidRPr="00DD5EDA" w:rsidRDefault="00DD5EDA" w:rsidP="00DD5EDA">
      <w:pPr>
        <w:spacing w:before="125"/>
        <w:ind w:left="7" w:right="49" w:hanging="6"/>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mantle wedge corner is effectively stagnant. This is apparent in Figure 3f, which shows a deep blue mantle wedge corner (very low strain rate). Strain is localized in the thin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w:t>
      </w:r>
    </w:p>
    <w:p w14:paraId="03F6F168" w14:textId="77777777" w:rsidR="00DD5EDA" w:rsidRPr="00DD5EDA" w:rsidRDefault="00DD5EDA" w:rsidP="00DD5EDA">
      <w:pPr>
        <w:spacing w:before="483"/>
        <w:ind w:left="511" w:right="538"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329: “transformation of antigorite (eta = 1e17) to wet olivine (eta = 1e23)” Could you clarify how the viscosity of </w:t>
      </w:r>
      <w:proofErr w:type="spellStart"/>
      <w:r w:rsidRPr="00DD5EDA">
        <w:rPr>
          <w:rFonts w:ascii="Arial" w:eastAsia="Times New Roman" w:hAnsi="Arial" w:cs="Arial"/>
          <w:color w:val="000000"/>
          <w:sz w:val="20"/>
          <w:szCs w:val="20"/>
        </w:rPr>
        <w:t>sepentinite</w:t>
      </w:r>
      <w:proofErr w:type="spellEnd"/>
      <w:r w:rsidRPr="00DD5EDA">
        <w:rPr>
          <w:rFonts w:ascii="Arial" w:eastAsia="Times New Roman" w:hAnsi="Arial" w:cs="Arial"/>
          <w:color w:val="000000"/>
          <w:sz w:val="20"/>
          <w:szCs w:val="20"/>
        </w:rPr>
        <w:t>/antigorite is calculated? </w:t>
      </w:r>
    </w:p>
    <w:p w14:paraId="3397E744" w14:textId="77777777" w:rsidR="00DD5EDA" w:rsidRPr="00DD5EDA" w:rsidRDefault="00DD5EDA" w:rsidP="00DD5EDA">
      <w:pPr>
        <w:spacing w:before="126"/>
        <w:ind w:left="6" w:right="42"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viscosity values on this line were roughly estimated from the visualizations in Figures 3 and 9. We </w:t>
      </w:r>
      <w:proofErr w:type="spellStart"/>
      <w:r w:rsidRPr="00DD5EDA">
        <w:rPr>
          <w:rFonts w:ascii="Arial" w:eastAsia="Times New Roman" w:hAnsi="Arial" w:cs="Arial"/>
          <w:color w:val="000000"/>
          <w:sz w:val="20"/>
          <w:szCs w:val="20"/>
        </w:rPr>
        <w:t>haved</w:t>
      </w:r>
      <w:proofErr w:type="spellEnd"/>
      <w:r w:rsidRPr="00DD5EDA">
        <w:rPr>
          <w:rFonts w:ascii="Arial" w:eastAsia="Times New Roman" w:hAnsi="Arial" w:cs="Arial"/>
          <w:color w:val="000000"/>
          <w:sz w:val="20"/>
          <w:szCs w:val="20"/>
        </w:rPr>
        <w:t xml:space="preserve"> removed these for clarity and added a section under Numerical Modelling Methods detailing the viscosity and material strength models. </w:t>
      </w:r>
    </w:p>
    <w:p w14:paraId="658FF64A" w14:textId="77777777" w:rsidR="00DD5EDA" w:rsidRPr="00DD5EDA" w:rsidRDefault="00DD5EDA" w:rsidP="00DD5EDA">
      <w:pPr>
        <w:spacing w:before="127"/>
        <w:ind w:left="503" w:right="523" w:firstLine="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Figures 9, A4 and A5. Are the thin black arrows in the background indicating solid flow velocities? If so, why is the mantle flowing in the region that is supposedly stagnant, and why the velocity vectors in the slab obliquity to the subducting slab surface? It appears as if the mantle material is moving into the slab domain </w:t>
      </w:r>
    </w:p>
    <w:p w14:paraId="5EE865E0" w14:textId="77777777" w:rsidR="00DD5EDA" w:rsidRPr="00DD5EDA" w:rsidRDefault="00DD5EDA" w:rsidP="00DD5EDA">
      <w:pPr>
        <w:spacing w:before="126"/>
        <w:ind w:left="509" w:right="545" w:firstLine="5"/>
        <w:rPr>
          <w:rFonts w:ascii="Times New Roman" w:eastAsia="Times New Roman" w:hAnsi="Times New Roman" w:cs="Times New Roman"/>
          <w:color w:val="000000"/>
        </w:rPr>
      </w:pPr>
      <w:r w:rsidRPr="00DD5EDA">
        <w:rPr>
          <w:rFonts w:ascii="Arial" w:eastAsia="Times New Roman" w:hAnsi="Arial" w:cs="Arial"/>
          <w:color w:val="000000"/>
          <w:sz w:val="20"/>
          <w:szCs w:val="20"/>
        </w:rPr>
        <w:t>344: “Stagnation is evident by near zero effective Peclet values.” The velocity field should make this evident, but the velocity vectors plotted in Figure 9 indicate that the mantle is flowing. </w:t>
      </w:r>
    </w:p>
    <w:p w14:paraId="149918EC" w14:textId="77777777" w:rsidR="00DD5EDA" w:rsidRPr="00DD5EDA" w:rsidRDefault="00DD5EDA" w:rsidP="00DD5EDA">
      <w:pPr>
        <w:spacing w:before="126"/>
        <w:ind w:left="18"/>
        <w:rPr>
          <w:rFonts w:ascii="Times New Roman" w:eastAsia="Times New Roman" w:hAnsi="Times New Roman" w:cs="Times New Roman"/>
          <w:color w:val="000000"/>
        </w:rPr>
      </w:pPr>
      <w:r w:rsidRPr="00DD5EDA">
        <w:rPr>
          <w:rFonts w:ascii="Arial" w:eastAsia="Times New Roman" w:hAnsi="Arial" w:cs="Arial"/>
          <w:color w:val="000000"/>
          <w:sz w:val="20"/>
          <w:szCs w:val="20"/>
        </w:rPr>
        <w:t>See major comment 4 from reviewer two. </w:t>
      </w:r>
    </w:p>
    <w:p w14:paraId="505DC158" w14:textId="77777777" w:rsidR="00DD5EDA" w:rsidRPr="00DD5EDA" w:rsidRDefault="00DD5EDA" w:rsidP="00DD5EDA">
      <w:pPr>
        <w:spacing w:before="126"/>
        <w:ind w:left="511" w:right="540"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351, 352: “new lithosphere” I would like to suggest replacing this with high-viscosity material or something similar. The lithosphere is the </w:t>
      </w:r>
      <w:proofErr w:type="spellStart"/>
      <w:r w:rsidRPr="00DD5EDA">
        <w:rPr>
          <w:rFonts w:ascii="Arial" w:eastAsia="Times New Roman" w:hAnsi="Arial" w:cs="Arial"/>
          <w:color w:val="000000"/>
          <w:sz w:val="20"/>
          <w:szCs w:val="20"/>
        </w:rPr>
        <w:t>rheologically</w:t>
      </w:r>
      <w:proofErr w:type="spellEnd"/>
      <w:r w:rsidRPr="00DD5EDA">
        <w:rPr>
          <w:rFonts w:ascii="Arial" w:eastAsia="Times New Roman" w:hAnsi="Arial" w:cs="Arial"/>
          <w:color w:val="000000"/>
          <w:sz w:val="20"/>
          <w:szCs w:val="20"/>
        </w:rPr>
        <w:t xml:space="preserve"> defined outermost layer of Earth. </w:t>
      </w:r>
    </w:p>
    <w:p w14:paraId="37CF1BDE" w14:textId="77777777" w:rsidR="00DD5EDA" w:rsidRPr="00DD5EDA" w:rsidRDefault="00DD5EDA" w:rsidP="00DD5EDA">
      <w:pPr>
        <w:spacing w:before="126"/>
        <w:ind w:left="508" w:right="503" w:hanging="3"/>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357: The analogy to MOR. The mantle is flowing in to replace the </w:t>
      </w:r>
      <w:proofErr w:type="spellStart"/>
      <w:r w:rsidRPr="00DD5EDA">
        <w:rPr>
          <w:rFonts w:ascii="Arial" w:eastAsia="Times New Roman" w:hAnsi="Arial" w:cs="Arial"/>
          <w:color w:val="000000"/>
          <w:sz w:val="20"/>
          <w:szCs w:val="20"/>
        </w:rPr>
        <w:t>downgoing</w:t>
      </w:r>
      <w:proofErr w:type="spellEnd"/>
      <w:r w:rsidRPr="00DD5EDA">
        <w:rPr>
          <w:rFonts w:ascii="Arial" w:eastAsia="Times New Roman" w:hAnsi="Arial" w:cs="Arial"/>
          <w:color w:val="000000"/>
          <w:sz w:val="20"/>
          <w:szCs w:val="20"/>
        </w:rPr>
        <w:t xml:space="preserve"> mantle and not the subducting plate, and so I am not sure if this analogy works based on the comment I made above. </w:t>
      </w:r>
    </w:p>
    <w:p w14:paraId="1F6CF7C1" w14:textId="77777777" w:rsidR="00DD5EDA" w:rsidRPr="00DD5EDA" w:rsidRDefault="00DD5EDA" w:rsidP="00DD5EDA">
      <w:pPr>
        <w:spacing w:before="126"/>
        <w:ind w:left="6" w:right="38" w:hanging="4"/>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I agree with this. We took out the term ‘lithosphere’ for this </w:t>
      </w:r>
      <w:proofErr w:type="gramStart"/>
      <w:r w:rsidRPr="00DD5EDA">
        <w:rPr>
          <w:rFonts w:ascii="Arial" w:eastAsia="Times New Roman" w:hAnsi="Arial" w:cs="Arial"/>
          <w:color w:val="000000"/>
          <w:sz w:val="20"/>
          <w:szCs w:val="20"/>
        </w:rPr>
        <w:t>context, but</w:t>
      </w:r>
      <w:proofErr w:type="gramEnd"/>
      <w:r w:rsidRPr="00DD5EDA">
        <w:rPr>
          <w:rFonts w:ascii="Arial" w:eastAsia="Times New Roman" w:hAnsi="Arial" w:cs="Arial"/>
          <w:color w:val="000000"/>
          <w:sz w:val="20"/>
          <w:szCs w:val="20"/>
        </w:rPr>
        <w:t xml:space="preserve"> keep the MOR analogy to help readers understand the model results and physical processes </w:t>
      </w:r>
      <w:proofErr w:type="spellStart"/>
      <w:r w:rsidRPr="00DD5EDA">
        <w:rPr>
          <w:rFonts w:ascii="Arial" w:eastAsia="Times New Roman" w:hAnsi="Arial" w:cs="Arial"/>
          <w:color w:val="000000"/>
          <w:sz w:val="20"/>
          <w:szCs w:val="20"/>
        </w:rPr>
        <w:t>occuring</w:t>
      </w:r>
      <w:proofErr w:type="spellEnd"/>
      <w:r w:rsidRPr="00DD5EDA">
        <w:rPr>
          <w:rFonts w:ascii="Arial" w:eastAsia="Times New Roman" w:hAnsi="Arial" w:cs="Arial"/>
          <w:color w:val="000000"/>
          <w:sz w:val="20"/>
          <w:szCs w:val="20"/>
        </w:rPr>
        <w:t xml:space="preserve"> near the coupling depth. </w:t>
      </w:r>
    </w:p>
    <w:p w14:paraId="3269745E" w14:textId="77777777" w:rsidR="00DD5EDA" w:rsidRPr="00DD5EDA" w:rsidRDefault="00DD5EDA" w:rsidP="00DD5EDA">
      <w:pPr>
        <w:spacing w:before="125"/>
        <w:ind w:left="509" w:right="533" w:firstLine="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358: “. . . heat advection . . . drives reaction of serpentinite to form wet olivine” This narrative indicates that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is moving down with the slab although it is supposed to be causing decoupling between the slab and the mantle. Instead of driving dehydration of serpentinites, would it be rather preventing serpentinites from forming? </w:t>
      </w:r>
    </w:p>
    <w:p w14:paraId="12A1F80B" w14:textId="77777777" w:rsidR="00DD5EDA" w:rsidRPr="00DD5EDA" w:rsidRDefault="00DD5EDA" w:rsidP="00DD5EDA">
      <w:pPr>
        <w:spacing w:before="125"/>
        <w:ind w:left="508" w:right="545" w:hanging="3"/>
        <w:rPr>
          <w:rFonts w:ascii="Times New Roman" w:eastAsia="Times New Roman" w:hAnsi="Times New Roman" w:cs="Times New Roman"/>
          <w:color w:val="000000"/>
        </w:rPr>
      </w:pPr>
      <w:r w:rsidRPr="00DD5EDA">
        <w:rPr>
          <w:rFonts w:ascii="Arial" w:eastAsia="Times New Roman" w:hAnsi="Arial" w:cs="Arial"/>
          <w:color w:val="000000"/>
          <w:sz w:val="20"/>
          <w:szCs w:val="20"/>
        </w:rPr>
        <w:t>362: “advection of heat . . . remove it” Same comment as above. Isn’t it just not allowing the formation of serpentinites rather than removing it? </w:t>
      </w:r>
    </w:p>
    <w:p w14:paraId="6AB572D1"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I like this perspective better. We have made changes to clarify. </w:t>
      </w:r>
    </w:p>
    <w:p w14:paraId="5A4B6BE9" w14:textId="07D168E2" w:rsidR="00DD5EDA" w:rsidRPr="00DD5EDA" w:rsidRDefault="00DD5EDA" w:rsidP="00DD5EDA">
      <w:pPr>
        <w:spacing w:before="125"/>
        <w:ind w:left="508" w:right="53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Equation A2. “</w:t>
      </w:r>
      <w:proofErr w:type="spellStart"/>
      <w:r w:rsidRPr="00DD5EDA">
        <w:rPr>
          <w:rFonts w:ascii="Arial" w:eastAsia="Times New Roman" w:hAnsi="Arial" w:cs="Arial"/>
          <w:color w:val="000000"/>
          <w:sz w:val="20"/>
          <w:szCs w:val="20"/>
        </w:rPr>
        <w:t>vx</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vz</w:t>
      </w:r>
      <w:proofErr w:type="spellEnd"/>
      <w:r w:rsidRPr="00DD5EDA">
        <w:rPr>
          <w:rFonts w:ascii="Arial" w:eastAsia="Times New Roman" w:hAnsi="Arial" w:cs="Arial"/>
          <w:color w:val="000000"/>
          <w:sz w:val="20"/>
          <w:szCs w:val="20"/>
        </w:rPr>
        <w:t xml:space="preserve"> are the local velocity vectors in the mantle.” Please clarify. Are they the components of the velocity vector of the mantle? The second relation needs correction. In the current form, </w:t>
      </w:r>
      <w:proofErr w:type="spellStart"/>
      <w:r w:rsidRPr="00DD5EDA">
        <w:rPr>
          <w:rFonts w:ascii="Arial" w:eastAsia="Times New Roman" w:hAnsi="Arial" w:cs="Arial"/>
          <w:color w:val="000000"/>
          <w:sz w:val="20"/>
          <w:szCs w:val="20"/>
        </w:rPr>
        <w:t>vz</w:t>
      </w:r>
      <w:proofErr w:type="spellEnd"/>
      <w:r w:rsidRPr="00DD5EDA">
        <w:rPr>
          <w:rFonts w:ascii="Arial" w:eastAsia="Times New Roman" w:hAnsi="Arial" w:cs="Arial"/>
          <w:color w:val="000000"/>
          <w:sz w:val="20"/>
          <w:szCs w:val="20"/>
        </w:rPr>
        <w:t xml:space="preserve"> (percolation) = 0.</w:t>
      </w:r>
    </w:p>
    <w:p w14:paraId="1A779E9E" w14:textId="77777777" w:rsidR="00DD5EDA" w:rsidRPr="00DD5EDA" w:rsidRDefault="00DD5EDA" w:rsidP="00DD5EDA">
      <w:pPr>
        <w:ind w:left="5" w:right="48"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We have made this clarification. The form of equation A2 does not imply a </w:t>
      </w:r>
      <w:proofErr w:type="gramStart"/>
      <w:r w:rsidRPr="00DD5EDA">
        <w:rPr>
          <w:rFonts w:ascii="Arial" w:eastAsia="Times New Roman" w:hAnsi="Arial" w:cs="Arial"/>
          <w:color w:val="000000"/>
          <w:sz w:val="20"/>
          <w:szCs w:val="20"/>
        </w:rPr>
        <w:t>zero percolation</w:t>
      </w:r>
      <w:proofErr w:type="gramEnd"/>
      <w:r w:rsidRPr="00DD5EDA">
        <w:rPr>
          <w:rFonts w:ascii="Arial" w:eastAsia="Times New Roman" w:hAnsi="Arial" w:cs="Arial"/>
          <w:color w:val="000000"/>
          <w:sz w:val="20"/>
          <w:szCs w:val="20"/>
        </w:rPr>
        <w:t xml:space="preserve"> velocity as I read it. </w:t>
      </w:r>
    </w:p>
    <w:p w14:paraId="7A0CC61F" w14:textId="77777777" w:rsidR="00DD5EDA" w:rsidRPr="00DD5EDA" w:rsidRDefault="00DD5EDA" w:rsidP="00DD5EDA">
      <w:pPr>
        <w:spacing w:before="126"/>
        <w:ind w:left="512"/>
        <w:rPr>
          <w:rFonts w:ascii="Times New Roman" w:eastAsia="Times New Roman" w:hAnsi="Times New Roman" w:cs="Times New Roman"/>
          <w:color w:val="000000"/>
        </w:rPr>
      </w:pPr>
      <w:r w:rsidRPr="00DD5EDA">
        <w:rPr>
          <w:rFonts w:ascii="Arial" w:eastAsia="Times New Roman" w:hAnsi="Arial" w:cs="Arial"/>
          <w:color w:val="000000"/>
          <w:sz w:val="20"/>
          <w:szCs w:val="20"/>
        </w:rPr>
        <w:t>The font size for the labels in Figure 3 needs to be increased. </w:t>
      </w:r>
    </w:p>
    <w:p w14:paraId="57199257"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We have adjusted the figures to hopefully be more readable. </w:t>
      </w:r>
    </w:p>
    <w:p w14:paraId="0B0FEFD9" w14:textId="77777777" w:rsidR="00DD5EDA" w:rsidRPr="00DD5EDA" w:rsidRDefault="00DD5EDA" w:rsidP="00DD5EDA">
      <w:pPr>
        <w:spacing w:before="339"/>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References </w:t>
      </w:r>
    </w:p>
    <w:p w14:paraId="7D70FBF2" w14:textId="77777777" w:rsidR="00DD5EDA" w:rsidRPr="00DD5EDA" w:rsidRDefault="00DD5EDA" w:rsidP="00DD5EDA">
      <w:pPr>
        <w:spacing w:before="187"/>
        <w:ind w:left="6" w:right="49" w:hanging="307"/>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Abers</w:t>
      </w:r>
      <w:proofErr w:type="spellEnd"/>
      <w:r w:rsidRPr="00DD5EDA">
        <w:rPr>
          <w:rFonts w:ascii="Arial" w:eastAsia="Times New Roman" w:hAnsi="Arial" w:cs="Arial"/>
          <w:color w:val="000000"/>
          <w:sz w:val="20"/>
          <w:szCs w:val="20"/>
        </w:rPr>
        <w:t xml:space="preserve">, G., Van </w:t>
      </w:r>
      <w:proofErr w:type="spellStart"/>
      <w:r w:rsidRPr="00DD5EDA">
        <w:rPr>
          <w:rFonts w:ascii="Arial" w:eastAsia="Times New Roman" w:hAnsi="Arial" w:cs="Arial"/>
          <w:color w:val="000000"/>
          <w:sz w:val="20"/>
          <w:szCs w:val="20"/>
        </w:rPr>
        <w:t>Keken</w:t>
      </w:r>
      <w:proofErr w:type="spellEnd"/>
      <w:r w:rsidRPr="00DD5EDA">
        <w:rPr>
          <w:rFonts w:ascii="Arial" w:eastAsia="Times New Roman" w:hAnsi="Arial" w:cs="Arial"/>
          <w:color w:val="000000"/>
          <w:sz w:val="20"/>
          <w:szCs w:val="20"/>
        </w:rPr>
        <w:t xml:space="preserve">, P., &amp; Hacker, B. (2017). The cold and relatively dry nature of mantle forearcs in subduction zones. </w:t>
      </w:r>
      <w:r w:rsidRPr="00DD5EDA">
        <w:rPr>
          <w:rFonts w:ascii="Arial" w:eastAsia="Times New Roman" w:hAnsi="Arial" w:cs="Arial"/>
          <w:i/>
          <w:iCs/>
          <w:color w:val="000000"/>
          <w:sz w:val="20"/>
          <w:szCs w:val="20"/>
        </w:rPr>
        <w:t>Nature Geoscience</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10 </w:t>
      </w:r>
      <w:r w:rsidRPr="00DD5EDA">
        <w:rPr>
          <w:rFonts w:ascii="Arial" w:eastAsia="Times New Roman" w:hAnsi="Arial" w:cs="Arial"/>
          <w:color w:val="000000"/>
          <w:sz w:val="20"/>
          <w:szCs w:val="20"/>
        </w:rPr>
        <w:t>(5), 333–337. </w:t>
      </w:r>
    </w:p>
    <w:p w14:paraId="727E61E1" w14:textId="77777777" w:rsidR="00DD5EDA" w:rsidRPr="00DD5EDA" w:rsidRDefault="00DD5EDA" w:rsidP="00DD5EDA">
      <w:pPr>
        <w:spacing w:before="124"/>
        <w:ind w:left="18" w:right="11" w:hanging="29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 xml:space="preserve">Connolly, J. A. (2005). Computation of phase equilibria by linear programming: A tool for geodynamic modeling and its application to subduction zone decarbonation. </w:t>
      </w:r>
      <w:r w:rsidRPr="00DD5EDA">
        <w:rPr>
          <w:rFonts w:ascii="Arial" w:eastAsia="Times New Roman" w:hAnsi="Arial" w:cs="Arial"/>
          <w:i/>
          <w:iCs/>
          <w:color w:val="000000"/>
          <w:sz w:val="20"/>
          <w:szCs w:val="20"/>
        </w:rPr>
        <w:t>Earth and Planetary Science Letters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236 </w:t>
      </w:r>
      <w:r w:rsidRPr="00DD5EDA">
        <w:rPr>
          <w:rFonts w:ascii="Arial" w:eastAsia="Times New Roman" w:hAnsi="Arial" w:cs="Arial"/>
          <w:color w:val="000000"/>
          <w:sz w:val="20"/>
          <w:szCs w:val="20"/>
        </w:rPr>
        <w:t>(1-2), 524–541. </w:t>
      </w:r>
    </w:p>
    <w:p w14:paraId="757DF563" w14:textId="77777777" w:rsidR="00DD5EDA" w:rsidRPr="00DD5EDA" w:rsidRDefault="00DD5EDA" w:rsidP="00DD5EDA">
      <w:pPr>
        <w:spacing w:before="126"/>
        <w:ind w:left="18" w:right="37" w:hanging="293"/>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F. (2011). Geodynamic regimes of subduction under an active margin: Effects of rheological weakening by fluids and melts. </w:t>
      </w:r>
      <w:r w:rsidRPr="00DD5EDA">
        <w:rPr>
          <w:rFonts w:ascii="Arial" w:eastAsia="Times New Roman" w:hAnsi="Arial" w:cs="Arial"/>
          <w:i/>
          <w:iCs/>
          <w:color w:val="000000"/>
          <w:sz w:val="20"/>
          <w:szCs w:val="20"/>
        </w:rPr>
        <w:t>Journal of Metamorphic Geology</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29 </w:t>
      </w:r>
      <w:r w:rsidRPr="00DD5EDA">
        <w:rPr>
          <w:rFonts w:ascii="Arial" w:eastAsia="Times New Roman" w:hAnsi="Arial" w:cs="Arial"/>
          <w:color w:val="000000"/>
          <w:sz w:val="20"/>
          <w:szCs w:val="20"/>
        </w:rPr>
        <w:t>(1), 7–31. </w:t>
      </w:r>
    </w:p>
    <w:p w14:paraId="7C3BD285" w14:textId="77777777" w:rsidR="00DD5EDA" w:rsidRPr="00DD5EDA" w:rsidRDefault="00DD5EDA" w:rsidP="00DD5EDA">
      <w:pPr>
        <w:spacing w:before="124"/>
        <w:ind w:left="18" w:right="11" w:hanging="292"/>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Connolly, J. A., &amp; Yuen, D. A. (2008). Why is terrestrial subduction one-sided? </w:t>
      </w:r>
      <w:r w:rsidRPr="00DD5EDA">
        <w:rPr>
          <w:rFonts w:ascii="Arial" w:eastAsia="Times New Roman" w:hAnsi="Arial" w:cs="Arial"/>
          <w:i/>
          <w:iCs/>
          <w:color w:val="000000"/>
          <w:sz w:val="20"/>
          <w:szCs w:val="20"/>
        </w:rPr>
        <w:t>Geology</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36 </w:t>
      </w:r>
      <w:r w:rsidRPr="00DD5EDA">
        <w:rPr>
          <w:rFonts w:ascii="Arial" w:eastAsia="Times New Roman" w:hAnsi="Arial" w:cs="Arial"/>
          <w:color w:val="000000"/>
          <w:sz w:val="20"/>
          <w:szCs w:val="20"/>
        </w:rPr>
        <w:t>(1), 43–46. </w:t>
      </w:r>
    </w:p>
    <w:p w14:paraId="1E082663" w14:textId="77777777" w:rsidR="00DD5EDA" w:rsidRPr="00DD5EDA" w:rsidRDefault="00DD5EDA" w:rsidP="00DD5EDA">
      <w:pPr>
        <w:spacing w:before="126"/>
        <w:ind w:left="14" w:right="35" w:hanging="29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McKenzie, D. P. (1969). Speculations on the consequences and causes of plate motions. </w:t>
      </w:r>
      <w:r w:rsidRPr="00DD5EDA">
        <w:rPr>
          <w:rFonts w:ascii="Arial" w:eastAsia="Times New Roman" w:hAnsi="Arial" w:cs="Arial"/>
          <w:i/>
          <w:iCs/>
          <w:color w:val="000000"/>
          <w:sz w:val="20"/>
          <w:szCs w:val="20"/>
        </w:rPr>
        <w:t>Geophysical Journal International</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18 </w:t>
      </w:r>
      <w:r w:rsidRPr="00DD5EDA">
        <w:rPr>
          <w:rFonts w:ascii="Arial" w:eastAsia="Times New Roman" w:hAnsi="Arial" w:cs="Arial"/>
          <w:color w:val="000000"/>
          <w:sz w:val="20"/>
          <w:szCs w:val="20"/>
        </w:rPr>
        <w:t>(1), 1–32. </w:t>
      </w:r>
    </w:p>
    <w:p w14:paraId="39B5775C" w14:textId="77777777" w:rsidR="00DD5EDA" w:rsidRPr="00DD5EDA" w:rsidRDefault="00DD5EDA" w:rsidP="00DD5EDA">
      <w:pPr>
        <w:spacing w:before="126"/>
        <w:ind w:left="18" w:right="46" w:hanging="295"/>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Schmidt, M. W.,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S. (1998). Experimentally based water budgets for dehydrating slabs and consequences for arc magma generation. </w:t>
      </w:r>
      <w:r w:rsidRPr="00DD5EDA">
        <w:rPr>
          <w:rFonts w:ascii="Arial" w:eastAsia="Times New Roman" w:hAnsi="Arial" w:cs="Arial"/>
          <w:i/>
          <w:iCs/>
          <w:color w:val="000000"/>
          <w:sz w:val="20"/>
          <w:szCs w:val="20"/>
        </w:rPr>
        <w:t>Earth and Planetary Science Letters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163 </w:t>
      </w:r>
      <w:r w:rsidRPr="00DD5EDA">
        <w:rPr>
          <w:rFonts w:ascii="Arial" w:eastAsia="Times New Roman" w:hAnsi="Arial" w:cs="Arial"/>
          <w:color w:val="000000"/>
          <w:sz w:val="20"/>
          <w:szCs w:val="20"/>
        </w:rPr>
        <w:t>(1-4), 361–379. </w:t>
      </w:r>
    </w:p>
    <w:p w14:paraId="01B0E4A2" w14:textId="77777777" w:rsidR="00DD5EDA" w:rsidRPr="00DD5EDA" w:rsidRDefault="00DD5EDA" w:rsidP="00DD5EDA">
      <w:pPr>
        <w:spacing w:before="126"/>
        <w:ind w:left="18" w:right="46" w:hanging="294"/>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Brown, M., &amp; </w:t>
      </w:r>
      <w:proofErr w:type="spellStart"/>
      <w:r w:rsidRPr="00DD5EDA">
        <w:rPr>
          <w:rFonts w:ascii="Arial" w:eastAsia="Times New Roman" w:hAnsi="Arial" w:cs="Arial"/>
          <w:color w:val="000000"/>
          <w:sz w:val="20"/>
          <w:szCs w:val="20"/>
        </w:rPr>
        <w:t>Perchuk</w:t>
      </w:r>
      <w:proofErr w:type="spellEnd"/>
      <w:r w:rsidRPr="00DD5EDA">
        <w:rPr>
          <w:rFonts w:ascii="Arial" w:eastAsia="Times New Roman" w:hAnsi="Arial" w:cs="Arial"/>
          <w:color w:val="000000"/>
          <w:sz w:val="20"/>
          <w:szCs w:val="20"/>
        </w:rPr>
        <w:t xml:space="preserve">, L. (2010). Subduction styles in the </w:t>
      </w:r>
      <w:proofErr w:type="spellStart"/>
      <w:r w:rsidRPr="00DD5EDA">
        <w:rPr>
          <w:rFonts w:ascii="Arial" w:eastAsia="Times New Roman" w:hAnsi="Arial" w:cs="Arial"/>
          <w:color w:val="000000"/>
          <w:sz w:val="20"/>
          <w:szCs w:val="20"/>
        </w:rPr>
        <w:t>precambrian</w:t>
      </w:r>
      <w:proofErr w:type="spellEnd"/>
      <w:r w:rsidRPr="00DD5EDA">
        <w:rPr>
          <w:rFonts w:ascii="Arial" w:eastAsia="Times New Roman" w:hAnsi="Arial" w:cs="Arial"/>
          <w:color w:val="000000"/>
          <w:sz w:val="20"/>
          <w:szCs w:val="20"/>
        </w:rPr>
        <w:t xml:space="preserve">: Insight from numerical experiments. </w:t>
      </w:r>
      <w:proofErr w:type="spellStart"/>
      <w:r w:rsidRPr="00DD5EDA">
        <w:rPr>
          <w:rFonts w:ascii="Arial" w:eastAsia="Times New Roman" w:hAnsi="Arial" w:cs="Arial"/>
          <w:i/>
          <w:iCs/>
          <w:color w:val="000000"/>
          <w:sz w:val="20"/>
          <w:szCs w:val="20"/>
        </w:rPr>
        <w:t>Lithos</w:t>
      </w:r>
      <w:proofErr w:type="spellEnd"/>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116 </w:t>
      </w:r>
      <w:r w:rsidRPr="00DD5EDA">
        <w:rPr>
          <w:rFonts w:ascii="Arial" w:eastAsia="Times New Roman" w:hAnsi="Arial" w:cs="Arial"/>
          <w:color w:val="000000"/>
          <w:sz w:val="20"/>
          <w:szCs w:val="20"/>
        </w:rPr>
        <w:t>(3-4), 209–229. </w:t>
      </w:r>
    </w:p>
    <w:p w14:paraId="7A3FD704" w14:textId="77777777" w:rsidR="00DD5EDA" w:rsidRPr="00DD5EDA" w:rsidRDefault="00DD5EDA" w:rsidP="00DD5EDA">
      <w:pPr>
        <w:spacing w:before="124"/>
        <w:ind w:left="3" w:right="47" w:hanging="309"/>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Vogt, K.,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&amp; Castro, A. (2012). Crustal growth at active continental margins: Numerical modeling. </w:t>
      </w:r>
      <w:r w:rsidRPr="00DD5EDA">
        <w:rPr>
          <w:rFonts w:ascii="Arial" w:eastAsia="Times New Roman" w:hAnsi="Arial" w:cs="Arial"/>
          <w:i/>
          <w:iCs/>
          <w:color w:val="000000"/>
          <w:sz w:val="20"/>
          <w:szCs w:val="20"/>
        </w:rPr>
        <w:t>Physics of the Earth and Planetary Interiors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192</w:t>
      </w:r>
      <w:r w:rsidRPr="00DD5EDA">
        <w:rPr>
          <w:rFonts w:ascii="Arial" w:eastAsia="Times New Roman" w:hAnsi="Arial" w:cs="Arial"/>
          <w:color w:val="000000"/>
          <w:sz w:val="20"/>
          <w:szCs w:val="20"/>
        </w:rPr>
        <w:t>, 1–20. </w:t>
      </w:r>
    </w:p>
    <w:p w14:paraId="1C8B6A5A" w14:textId="61804ED6" w:rsidR="00DD5EDA" w:rsidRPr="00DD5EDA" w:rsidRDefault="00DD5EDA" w:rsidP="00DD5EDA">
      <w:pPr>
        <w:spacing w:before="126"/>
        <w:ind w:right="37" w:hanging="311"/>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Wada, I., &amp; Wang, K. (2009). Common depth of slab-mantle decoupling: Reconciling diversity and uniformity of subduction zones. </w:t>
      </w:r>
      <w:r w:rsidRPr="00DD5EDA">
        <w:rPr>
          <w:rFonts w:ascii="Arial" w:eastAsia="Times New Roman" w:hAnsi="Arial" w:cs="Arial"/>
          <w:i/>
          <w:iCs/>
          <w:color w:val="000000"/>
          <w:sz w:val="20"/>
          <w:szCs w:val="20"/>
        </w:rPr>
        <w:t>Geochemistry, Geophysics, Geosystems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10 </w:t>
      </w:r>
      <w:r w:rsidRPr="00DD5EDA">
        <w:rPr>
          <w:rFonts w:ascii="Arial" w:eastAsia="Times New Roman" w:hAnsi="Arial" w:cs="Arial"/>
          <w:color w:val="000000"/>
          <w:sz w:val="20"/>
          <w:szCs w:val="20"/>
        </w:rPr>
        <w:t>(10). </w:t>
      </w:r>
    </w:p>
    <w:sectPr w:rsidR="00DD5EDA" w:rsidRPr="00DD5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uchanan Kerswell">
    <w15:presenceInfo w15:providerId="AD" w15:userId="S::buchanankerswell@boisestate.edu::d5a75390-7fda-487a-aa7e-95fd5641e9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DA"/>
    <w:rsid w:val="00031865"/>
    <w:rsid w:val="000810A6"/>
    <w:rsid w:val="00590775"/>
    <w:rsid w:val="00623AD9"/>
    <w:rsid w:val="0068102A"/>
    <w:rsid w:val="00B11ED3"/>
    <w:rsid w:val="00BA02F5"/>
    <w:rsid w:val="00BD2879"/>
    <w:rsid w:val="00CE612A"/>
    <w:rsid w:val="00D03B45"/>
    <w:rsid w:val="00DD012F"/>
    <w:rsid w:val="00DD5EDA"/>
    <w:rsid w:val="00DE26A8"/>
    <w:rsid w:val="00E0791B"/>
    <w:rsid w:val="00E41783"/>
    <w:rsid w:val="00F35D7F"/>
    <w:rsid w:val="00F83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75694"/>
  <w15:chartTrackingRefBased/>
  <w15:docId w15:val="{E2E531B0-D2E8-A840-9294-B2EC8714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ED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586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3631</Words>
  <Characters>20699</Characters>
  <Application>Microsoft Office Word</Application>
  <DocSecurity>0</DocSecurity>
  <Lines>172</Lines>
  <Paragraphs>48</Paragraphs>
  <ScaleCrop>false</ScaleCrop>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Buchanan Kerswell</dc:creator>
  <cp:keywords/>
  <dc:description/>
  <cp:lastModifiedBy>Buchanan Kerswell</cp:lastModifiedBy>
  <cp:revision>2</cp:revision>
  <dcterms:created xsi:type="dcterms:W3CDTF">2021-02-15T18:25:00Z</dcterms:created>
  <dcterms:modified xsi:type="dcterms:W3CDTF">2021-02-15T18:25:00Z</dcterms:modified>
</cp:coreProperties>
</file>