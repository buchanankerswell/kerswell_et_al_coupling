
<file path=[Content_Types].xml><?xml version="1.0" encoding="utf-8"?>
<Types xmlns="http://schemas.openxmlformats.org/package/2006/content-types">
  <Default Extension="xml" ContentType="application/xml"/>
  <Default Extension="rels" ContentType="application/vnd.openxmlformats-package.relationships+xml"/>
  <Default Extension="Rmd" ContentType="text/x-markdown"/>
  <Default Extension="md" ContentType="text/markdown"/>
  <Default Extension="yml" ContentType="text/ya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8.png" ContentType="image/png"/>
  <Override PartName="/word/media/rId93.png" ContentType="image/png"/>
  <Override PartName="/word/media/rId103.png" ContentType="image/png"/>
  <Override PartName="/word/media/rId107.png" ContentType="image/png"/>
  <Override PartName="/word/media/rId48.png" ContentType="image/png"/>
  <Override PartName="/word/media/rId50.png" ContentType="image/png"/>
  <Override PartName="/word/media/rId114.png" ContentType="image/png"/>
  <Override PartName="/word/media/rId10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Backarc</w:t>
      </w:r>
      <w:r>
        <w:t xml:space="preserve"> </w:t>
      </w:r>
      <w:r>
        <w:t xml:space="preserve">lithospheric</w:t>
      </w:r>
      <w:r>
        <w:t xml:space="preserve"> </w:t>
      </w:r>
      <w:r>
        <w:t xml:space="preserve">thickness</w:t>
      </w:r>
      <w:r>
        <w:t xml:space="preserve"> </w:t>
      </w:r>
      <w:r>
        <w:t xml:space="preserve">and</w:t>
      </w:r>
      <w:r>
        <w:t xml:space="preserve"> </w:t>
      </w:r>
      <w:r>
        <w:t xml:space="preserve">serpentine</w:t>
      </w:r>
      <w:r>
        <w:t xml:space="preserve"> </w:t>
      </w:r>
      <w:r>
        <w:t xml:space="preserve">stability</w:t>
      </w:r>
      <w:r>
        <w:t xml:space="preserve"> </w:t>
      </w:r>
      <w:r>
        <w:t xml:space="preserve">control</w:t>
      </w:r>
      <w:r>
        <w:t xml:space="preserve"> </w:t>
      </w:r>
      <w:r>
        <w:t xml:space="preserve">slab-mantle</w:t>
      </w:r>
      <w:r>
        <w:t xml:space="preserve"> </w:t>
      </w:r>
      <w:r>
        <w:t xml:space="preserve">coupling</w:t>
      </w:r>
      <w:r>
        <w:t xml:space="preserve"> </w:t>
      </w:r>
      <w:r>
        <w:t xml:space="preserve">depths</w:t>
      </w:r>
      <w:r>
        <w:t xml:space="preserve"> </w:t>
      </w:r>
      <w:r>
        <w:t xml:space="preserve">in</w:t>
      </w:r>
      <w:r>
        <w:t xml:space="preserve"> </w:t>
      </w:r>
      <w:r>
        <w:t xml:space="preserve">subduction</w:t>
      </w:r>
      <w:r>
        <w:t xml:space="preserve"> </w:t>
      </w:r>
      <w:r>
        <w:t xml:space="preserve">zones</w:t>
      </w:r>
    </w:p>
    <w:bookmarkStart w:id="20" w:name="redoc-codechunk-1"/>
    <w:p>
      <w:pPr>
        <w:pStyle w:val="redoc-codechunk-1"/>
        <w:rPr>
          <w:vanish/>
        </w:rPr>
      </w:pPr>
      <w:r>
        <w:rPr>
          <w:vanish/>
        </w:rPr>
        <w:t xml:space="preserve"> </w:t>
      </w:r>
    </w:p>
    <w:bookmarkEnd w:id="20"/>
    <w:bookmarkStart w:id="21" w:name="key-points"/>
    <w:p>
      <w:pPr>
        <w:pStyle w:val="Heading1"/>
      </w:pPr>
      <w:r>
        <w:t xml:space="preserve">Key Points</w:t>
      </w:r>
    </w:p>
    <w:p>
      <w:pPr>
        <w:numPr>
          <w:ilvl w:val="0"/>
          <w:numId w:val="1001"/>
        </w:numPr>
      </w:pPr>
      <w:r>
        <w:t xml:space="preserve">The depth of antigorite destabilization</w:t>
      </w:r>
      <w:del w:id="1" w:author="Buchanan Kerswell" w:date="2021-02-04T20:36:54Z">
        <w:r>
          <w:delText xml:space="preserve">, and consequently mechanical coupling,</w:delText>
        </w:r>
      </w:del>
      <w:r>
        <w:t xml:space="preserve"> </w:t>
      </w:r>
      <w:r>
        <w:t xml:space="preserve">is primarily dependent on backarc lithospheric thickness</w:t>
      </w:r>
    </w:p>
    <w:p>
      <w:pPr>
        <w:numPr>
          <w:ilvl w:val="0"/>
          <w:numId w:val="1001"/>
        </w:numPr>
      </w:pPr>
      <w:r>
        <w:t xml:space="preserve">Coupling depths in natural subduction zones can be predicted given slab age, convergence velocity, and backarc lithospheric thickness</w:t>
      </w:r>
    </w:p>
    <w:p>
      <w:pPr>
        <w:numPr>
          <w:ilvl w:val="0"/>
          <w:numId w:val="1001"/>
        </w:numPr>
      </w:pPr>
      <w:r>
        <w:t xml:space="preserve">Consistently high backarc heat flow in natural subduction zones may indicate a common depth of mechanical coupling globally at ca. 82</w:t>
      </w:r>
      <w:r>
        <w:t xml:space="preserve"> </w:t>
      </w:r>
      <m:oMath>
        <m:r>
          <m:t>k</m:t>
        </m:r>
        <m:r>
          <m:t>m</m:t>
        </m:r>
      </m:oMath>
    </w:p>
    <w:bookmarkEnd w:id="21"/>
    <w:bookmarkStart w:id="22" w:name="abstract"/>
    <w:p>
      <w:pPr>
        <w:pStyle w:val="Heading1"/>
      </w:pPr>
      <w:r>
        <w:t xml:space="preserve">Abstract</w:t>
      </w:r>
    </w:p>
    <w:p>
      <w:pPr>
        <w:pStyle w:val="FirstParagraph"/>
      </w:pPr>
      <w:r>
        <w:t xml:space="preserve">A key feature of subduction zone geodynamics and thermal structure is the point at which the slab and mantle mechanically couple. This point defines the depth at which traction between slab and mantle begins to drive mantle wedge circulation and also corresponds with a</w:t>
      </w:r>
      <w:r>
        <w:t xml:space="preserve"> </w:t>
      </w:r>
      <w:del w:id="2" w:author="Buchanan Kerswell" w:date="2021-02-04T20:36:54Z">
        <w:r>
          <w:delText xml:space="preserve">major</w:delText>
        </w:r>
      </w:del>
      <w:ins w:id="1" w:author="Buchanan Kerswell" w:date="2021-02-04T20:36:54Z">
        <w:r>
          <w:t xml:space="preserve">rapid</w:t>
        </w:r>
      </w:ins>
      <w:r>
        <w:t xml:space="preserve"> </w:t>
      </w:r>
      <w:r>
        <w:t xml:space="preserve">increase in temperature along the slab-mantle interface. Here we consider the effects of the backarc thermal structure and slab thermal parameter on coupling depth using two-dimensional thermomechanical models of oceanic-continental convergent margins. Coupling depth is strongly correlated with backarc lithospheric thickness, and weakly correlated with slab thermal parameter. Slab-mantle coupling becomes significant where weak, hydrous antigorite reacts to form strong, anhydrous olivine and pyroxene along the slab-mantle interface. Highly efficient (predominantly advective) heat transfer in the asthenospheric mantle wedge and inefficient (predominantly conductive) heat transfer in the lithospheric mantle wedge results in competing feedbacks that stabilize the antigorite-out reaction at depths determined primarily by the mechanical thickness of the backarc lithosphere. For subduction zone segments where backarc lithospheric thickness can be inverted from surface heat flow, our results provide a regression model that can be applied with slab thermal parameter to predict coupling depth. Consistently high backarc heat flow in circum-Pacific subduction zones suggests uniformly thin overriding plates likely regulated by lithospheric erosion caused by hydration and melting processes under volcanic arcs. This may also explain a common depth of slab-mantle coupling globally.</w:t>
      </w:r>
    </w:p>
    <w:bookmarkEnd w:id="22"/>
    <w:bookmarkStart w:id="23" w:name="X695cba2a0853645fc4873006626d7edf68c0c61"/>
    <w:p>
      <w:pPr>
        <w:pStyle w:val="Heading1"/>
      </w:pPr>
      <w:r>
        <w:t xml:space="preserve">Plain language summary for the public and journalists</w:t>
      </w:r>
    </w:p>
    <w:p>
      <w:pPr>
        <w:pStyle w:val="FirstParagraph"/>
      </w:pPr>
      <w:del w:id="3" w:author="Buchanan Kerswell" w:date="2021-02-04T20:36:54Z">
        <w:r>
          <w:delText xml:space="preserve">Subduction is a process where two semi-rigid slabs of earth’s outer shell (tectonic plates) converge, and one dives beneath the other into the mantle.</w:delText>
        </w:r>
      </w:del>
      <w:ins w:id="2" w:author="Buchanan Kerswell" w:date="2021-02-04T20:36:54Z">
        <w:r>
          <w:t xml:space="preserve">Subduction is a process where two semi-rigid tectonic plates of earth’s outer shell converge, and one dives beneath the other into the mantle.</w:t>
        </w:r>
      </w:ins>
      <w:r>
        <w:t xml:space="preserve"> </w:t>
      </w:r>
      <w:r>
        <w:t xml:space="preserve">Subduction zones produce the world’s largest earthquakes and form new crust through volcanism. Understanding earthquakes and volcanism requires understanding how the two</w:t>
      </w:r>
      <w:r>
        <w:t xml:space="preserve"> </w:t>
      </w:r>
      <w:del w:id="4" w:author="Buchanan Kerswell" w:date="2021-02-04T20:36:54Z">
        <w:r>
          <w:delText xml:space="preserve">slabs</w:delText>
        </w:r>
      </w:del>
      <w:ins w:id="3" w:author="Buchanan Kerswell" w:date="2021-02-04T20:36:54Z">
        <w:r>
          <w:t xml:space="preserve">plates</w:t>
        </w:r>
      </w:ins>
      <w:r>
        <w:t xml:space="preserve"> </w:t>
      </w:r>
      <w:r>
        <w:t xml:space="preserve">move with respect to each other. With increasing depth, the sinking</w:t>
      </w:r>
      <w:r>
        <w:t xml:space="preserve"> </w:t>
      </w:r>
      <w:del w:id="5" w:author="Buchanan Kerswell" w:date="2021-02-04T20:36:54Z">
        <w:r>
          <w:delText xml:space="preserve">slab</w:delText>
        </w:r>
      </w:del>
      <w:ins w:id="4" w:author="Buchanan Kerswell" w:date="2021-02-04T20:36:54Z">
        <w:r>
          <w:t xml:space="preserve">plate</w:t>
        </w:r>
      </w:ins>
      <w:r>
        <w:t xml:space="preserve"> </w:t>
      </w:r>
      <w:r>
        <w:t xml:space="preserve">transitions from sliding past the overriding</w:t>
      </w:r>
      <w:r>
        <w:t xml:space="preserve"> </w:t>
      </w:r>
      <w:del w:id="6" w:author="Buchanan Kerswell" w:date="2021-02-04T20:36:54Z">
        <w:r>
          <w:delText xml:space="preserve">slab</w:delText>
        </w:r>
      </w:del>
      <w:ins w:id="5" w:author="Buchanan Kerswell" w:date="2021-02-04T20:36:54Z">
        <w:r>
          <w:t xml:space="preserve">plate</w:t>
        </w:r>
      </w:ins>
      <w:r>
        <w:t xml:space="preserve"> </w:t>
      </w:r>
      <w:r>
        <w:t xml:space="preserve">to</w:t>
      </w:r>
      <w:r>
        <w:t xml:space="preserve"> </w:t>
      </w:r>
      <w:r>
        <w:t xml:space="preserve">“</w:t>
      </w:r>
      <w:r>
        <w:t xml:space="preserve">gripping</w:t>
      </w:r>
      <w:r>
        <w:t xml:space="preserve">”</w:t>
      </w:r>
      <w:r>
        <w:t xml:space="preserve"> </w:t>
      </w:r>
      <w:r>
        <w:t xml:space="preserve">the base of the overriding</w:t>
      </w:r>
      <w:r>
        <w:t xml:space="preserve"> </w:t>
      </w:r>
      <w:del w:id="7" w:author="Buchanan Kerswell" w:date="2021-02-04T20:36:54Z">
        <w:r>
          <w:delText xml:space="preserve">slab</w:delText>
        </w:r>
      </w:del>
      <w:ins w:id="6" w:author="Buchanan Kerswell" w:date="2021-02-04T20:36:54Z">
        <w:r>
          <w:t xml:space="preserve">plate</w:t>
        </w:r>
      </w:ins>
      <w:r>
        <w:t xml:space="preserve">. This gripping (coupling) reduces earthquakes and causes warm rock to flow upwards, enabling volcanism. We used two-dimensional computer simulations of subduction to test what controls the depth of coupling between the</w:t>
      </w:r>
      <w:r>
        <w:t xml:space="preserve"> </w:t>
      </w:r>
      <w:del w:id="8" w:author="Buchanan Kerswell" w:date="2021-02-04T20:36:54Z">
        <w:r>
          <w:delText xml:space="preserve">slabs</w:delText>
        </w:r>
      </w:del>
      <w:ins w:id="7" w:author="Buchanan Kerswell" w:date="2021-02-04T20:36:54Z">
        <w:r>
          <w:t xml:space="preserve">plates</w:t>
        </w:r>
      </w:ins>
      <w:r>
        <w:t xml:space="preserve">. We found that coupling depth is primarily controlled by the thickness of the overriding</w:t>
      </w:r>
      <w:r>
        <w:t xml:space="preserve"> </w:t>
      </w:r>
      <w:del w:id="9" w:author="Buchanan Kerswell" w:date="2021-02-04T20:36:54Z">
        <w:r>
          <w:delText xml:space="preserve">slab</w:delText>
        </w:r>
      </w:del>
      <w:ins w:id="8" w:author="Buchanan Kerswell" w:date="2021-02-04T20:36:54Z">
        <w:r>
          <w:t xml:space="preserve">plate</w:t>
        </w:r>
      </w:ins>
      <w:r>
        <w:t xml:space="preserve"> </w:t>
      </w:r>
      <w:r>
        <w:t xml:space="preserve">and provide an equation to predict coupling depth in real subduction zones. Overriding plates in subduction zones worldwide appear to have similar thicknesses, so coupling depths are also predicted to be similar. Although we do not yet fully understand why the overriding plates are uniformly thin globally, we can assume that this is likely related to</w:t>
      </w:r>
      <w:r>
        <w:t xml:space="preserve"> </w:t>
      </w:r>
      <w:del w:id="10" w:author="Buchanan Kerswell" w:date="2021-02-04T20:36:54Z">
        <w:r>
          <w:delText xml:space="preserve">lithospheric erosion caused by</w:delText>
        </w:r>
      </w:del>
      <w:r>
        <w:t xml:space="preserve"> </w:t>
      </w:r>
      <w:r>
        <w:t xml:space="preserve">hydration and melting under volcanic arcs.</w:t>
      </w:r>
    </w:p>
    <w:bookmarkEnd w:id="23"/>
    <w:bookmarkStart w:id="39" w:name="introduction"/>
    <w:p>
      <w:pPr>
        <w:pStyle w:val="Heading1"/>
      </w:pPr>
      <w:r>
        <w:t xml:space="preserve">Introduction</w:t>
      </w:r>
    </w:p>
    <w:p>
      <w:pPr>
        <w:pStyle w:val="FirstParagraph"/>
      </w:pPr>
      <w:r>
        <w:t xml:space="preserve">The thermal structure of subduction zones strongly depends on the depth where the subducting slab and overlying mantle transition from mechanically decoupled (moving differentially with respect to each other) to mechanically coupled</w:t>
      </w:r>
      <w:r>
        <w:t xml:space="preserve"> </w:t>
      </w:r>
      <w:bookmarkStart w:id="24" w:name="redoc-citation-1"/>
      <w:r>
        <w:rPr>
          <w:rStyle w:val="redoc-citation-1"/>
        </w:rPr>
        <w:t xml:space="preserve">(moving with the same local velocity, Furukawa, 1993; Peacock et al., 1994; Wada et al., 2008)</w:t>
      </w:r>
      <w:bookmarkEnd w:id="24"/>
      <w:r>
        <w:t xml:space="preserve">. Coupling drives mantle wedge circulation, and the decoupling-coupling transition defines a rapid increase in temperature along the top of the subducting slab</w:t>
      </w:r>
      <w:r>
        <w:t xml:space="preserve"> </w:t>
      </w:r>
      <w:bookmarkStart w:id="25" w:name="redoc-citation-2"/>
      <w:r>
        <w:rPr>
          <w:rStyle w:val="redoc-citation-2"/>
        </w:rPr>
        <w:t xml:space="preserve">(Peacock, 1996)</w:t>
      </w:r>
      <w:bookmarkEnd w:id="25"/>
      <w:r>
        <w:t xml:space="preserve">. Based on many observational constraints the depth of slab-mantle coupling has been inferred from numerical models to occur at 70-80</w:t>
      </w:r>
      <w:r>
        <w:t xml:space="preserve"> </w:t>
      </w:r>
      <m:oMath>
        <m:r>
          <m:t>k</m:t>
        </m:r>
        <m:r>
          <m:t>m</m:t>
        </m:r>
      </m:oMath>
      <w:r>
        <w:t xml:space="preserve"> </w:t>
      </w:r>
      <w:r>
        <w:t xml:space="preserve">depth, essentially independent of other parameters including slab age, convergence velocity, and subduction geometry</w:t>
      </w:r>
      <w:r>
        <w:t xml:space="preserve"> </w:t>
      </w:r>
      <w:bookmarkStart w:id="27" w:name="redoc-citation-3"/>
      <w:r>
        <w:rPr>
          <w:rStyle w:val="redoc-citation-3"/>
        </w:rPr>
        <w:t xml:space="preserve">[</w:t>
      </w:r>
      <w:r>
        <w:rPr>
          <w:rStyle w:val="redoc-citation-3"/>
        </w:rPr>
        <w:t xml:space="preserve">Furukawa (1993)</w:t>
      </w:r>
      <w:r>
        <w:rPr>
          <w:rStyle w:val="redoc-citation-3"/>
        </w:rPr>
        <w:t xml:space="preserve">;</w:t>
      </w:r>
      <w:r>
        <w:rPr>
          <w:rStyle w:val="redoc-citation-3"/>
        </w:rPr>
        <w:t xml:space="preserve"> </w:t>
      </w:r>
      <w:r>
        <w:rPr>
          <w:rStyle w:val="redoc-citation-3"/>
        </w:rPr>
        <w:t xml:space="preserve">Wada et al. (2008)</w:t>
      </w:r>
      <w:r>
        <w:rPr>
          <w:rStyle w:val="redoc-citation-3"/>
        </w:rPr>
        <w:t xml:space="preserve">;</w:t>
      </w:r>
      <w:r>
        <w:rPr>
          <w:rStyle w:val="redoc-citation-3"/>
        </w:rPr>
        <w:t xml:space="preserve"> </w:t>
      </w:r>
      <w:bookmarkStart w:id="26" w:name="redoc-citation-14"/>
      <w:r>
        <w:rPr>
          <w:rStyle w:val="redoc-citation-14"/>
        </w:rPr>
        <w:t xml:space="preserve">Wada &amp; Wang (2009)</w:t>
      </w:r>
      <w:bookmarkEnd w:id="26"/>
      <w:r>
        <w:rPr>
          <w:rStyle w:val="redoc-citation-3"/>
        </w:rPr>
        <w:t xml:space="preserve">]</w:t>
      </w:r>
      <w:bookmarkEnd w:id="27"/>
      <w:r>
        <w:t xml:space="preserve">. It is significant that modern subduction zones appear to achieve similar depths of coupling despite their different physical characteristics.</w:t>
      </w:r>
    </w:p>
    <w:p>
      <w:pPr>
        <w:pStyle w:val="BodyText"/>
      </w:pPr>
      <w:r>
        <w:t xml:space="preserve">A prescribed slab-mantle coupling depth of 70-80</w:t>
      </w:r>
      <w:r>
        <w:t xml:space="preserve"> </w:t>
      </w:r>
      <m:oMath>
        <m:r>
          <m:t>k</m:t>
        </m:r>
        <m:r>
          <m:t>m</m:t>
        </m:r>
      </m:oMath>
      <w:r>
        <w:t xml:space="preserve"> </w:t>
      </w:r>
      <w:r>
        <w:t xml:space="preserve">has been used as a physical condition in many thermomechanical models</w:t>
      </w:r>
      <w:r>
        <w:t xml:space="preserve"> </w:t>
      </w:r>
      <w:bookmarkStart w:id="28" w:name="redoc-citation-4"/>
      <w:r>
        <w:rPr>
          <w:rStyle w:val="redoc-citation-4"/>
        </w:rPr>
        <w:t xml:space="preserve">(e.g., Abers et al., 2017; Currie et al., 2004; X. Gao &amp; Wang, 2014; Keken et al., 2011, 2018; Syracuse et al., 2010; Wada et al., 2012; Wilson et al., 2014)</w:t>
      </w:r>
      <w:bookmarkEnd w:id="28"/>
      <w:r>
        <w:t xml:space="preserve">, although different coupling depths apply in other studies</w:t>
      </w:r>
      <w:r>
        <w:t xml:space="preserve"> </w:t>
      </w:r>
      <w:bookmarkStart w:id="29" w:name="redoc-citation-5"/>
      <w:r>
        <w:rPr>
          <w:rStyle w:val="redoc-citation-5"/>
        </w:rPr>
        <w:t xml:space="preserve">(e.g. 40-56</w:t>
      </w:r>
      <w:r>
        <w:rPr>
          <w:rStyle w:val="redoc-citation-5"/>
        </w:rPr>
        <w:t xml:space="preserve"> </w:t>
      </w:r>
      <m:oMath>
        <m:r>
          <m:t>k</m:t>
        </m:r>
        <m:r>
          <m:t>m</m:t>
        </m:r>
      </m:oMath>
      <w:r>
        <w:rPr>
          <w:rStyle w:val="redoc-citation-5"/>
        </w:rPr>
        <w:t xml:space="preserve">, P. C. England &amp; Katz, 2010; Peacock, 1996)</w:t>
      </w:r>
      <w:bookmarkEnd w:id="29"/>
      <w:r>
        <w:t xml:space="preserve">. A common coupling depth is attractive for at least two reasons: Firstly, it helps explain the relatively narrow range of sub-arc slab depths</w:t>
      </w:r>
      <w:r>
        <w:t xml:space="preserve"> </w:t>
      </w:r>
      <w:bookmarkStart w:id="30" w:name="redoc-citation-6"/>
      <w:r>
        <w:rPr>
          <w:rStyle w:val="redoc-citation-6"/>
        </w:rPr>
        <w:t xml:space="preserve">(P. England et al., 2004; Syracuse &amp; Abers, 2006)</w:t>
      </w:r>
      <w:bookmarkEnd w:id="30"/>
      <w:r>
        <w:t xml:space="preserve"> </w:t>
      </w:r>
      <w:r>
        <w:t xml:space="preserve">as mechanical coupling is expected to be closely associated with the onset of flux melting. Secondly, since mechanical coupling is required to detach and recover rocks from the down-going slab</w:t>
      </w:r>
      <w:r>
        <w:t xml:space="preserve"> </w:t>
      </w:r>
      <w:bookmarkStart w:id="31" w:name="redoc-citation-7"/>
      <w:r>
        <w:rPr>
          <w:rStyle w:val="redoc-citation-7"/>
        </w:rPr>
        <w:t xml:space="preserve">(Agard et al., 2016)</w:t>
      </w:r>
      <w:bookmarkEnd w:id="31"/>
      <w:r>
        <w:t xml:space="preserve">, a common depth of coupling may also help explain why the maximum pressures recorded by subducted oceanic material worldwide is ca. 2.3-2.5</w:t>
      </w:r>
      <w:r>
        <w:t xml:space="preserve"> </w:t>
      </w:r>
      <m:oMath>
        <m:r>
          <m:t>G</m:t>
        </m:r>
        <m:r>
          <m:t>P</m:t>
        </m:r>
        <m:r>
          <m:t>a</m:t>
        </m:r>
      </m:oMath>
      <w:r>
        <w:t xml:space="preserve"> </w:t>
      </w:r>
      <w:bookmarkStart w:id="32" w:name="redoc-citation-8"/>
      <w:r>
        <w:rPr>
          <w:rStyle w:val="redoc-citation-8"/>
        </w:rPr>
        <w:t xml:space="preserve">(roughly 80</w:t>
      </w:r>
      <w:r>
        <w:rPr>
          <w:rStyle w:val="redoc-citation-8"/>
        </w:rPr>
        <w:t xml:space="preserve"> </w:t>
      </w:r>
      <m:oMath>
        <m:r>
          <m:t>k</m:t>
        </m:r>
        <m:r>
          <m:t>m</m:t>
        </m:r>
      </m:oMath>
      <w:r>
        <w:rPr>
          <w:rStyle w:val="redoc-citation-8"/>
        </w:rPr>
        <w:t xml:space="preserve">, Agard et al., 2009)</w:t>
      </w:r>
      <w:bookmarkEnd w:id="32"/>
      <w:r>
        <w:t xml:space="preserve">.</w:t>
      </w:r>
    </w:p>
    <w:p>
      <w:pPr>
        <w:pStyle w:val="BodyText"/>
      </w:pPr>
      <w:r>
        <w:t xml:space="preserve">Beyond playing a crucial role in subduction zone thermal structure, the location and extent of mechanical coupling along the slab-mantle interface is implicated in a myriad of subduction zone geodynamics</w:t>
      </w:r>
      <w:r>
        <w:t xml:space="preserve"> </w:t>
      </w:r>
      <w:bookmarkStart w:id="33" w:name="redoc-citation-9"/>
      <w:r>
        <w:rPr>
          <w:rStyle w:val="redoc-citation-9"/>
        </w:rPr>
        <w:t xml:space="preserve">(seismicity, metamorphism, volatile fluxes into the mantle wedge, volcanism,</w:t>
      </w:r>
      <w:r>
        <w:rPr>
          <w:rStyle w:val="redoc-citation-9"/>
        </w:rPr>
        <w:t xml:space="preserve"> </w:t>
      </w:r>
      <w:del w:id="11" w:author="Buchanan Kerswell" w:date="2021-02-04T20:36:54Z">
        <w:r>
          <w:rPr>
            <w:rStyle w:val="redoc-citation-9"/>
          </w:rPr>
          <w:delText xml:space="preserve">slab motion and trench retreat, etc.</w:delText>
        </w:r>
      </w:del>
      <w:ins w:id="9" w:author="Buchanan Kerswell" w:date="2021-02-04T20:36:54Z">
        <w:r>
          <w:rPr>
            <w:rStyle w:val="redoc-citation-9"/>
          </w:rPr>
          <w:t xml:space="preserve">and plate motions</w:t>
        </w:r>
      </w:ins>
      <w:r>
        <w:rPr>
          <w:rStyle w:val="redoc-citation-9"/>
        </w:rPr>
        <w:t xml:space="preserve">, e.g., Čížková &amp; Bina, 2013; Xiang Gao &amp; Wang, 2017; Grove et al., 2012; Hacker et al., 2003; Keken et al., 2011; Peacock, 1990, 1991, 1993, 1996; Peacock &amp; Hyndman, 1999)</w:t>
      </w:r>
      <w:bookmarkEnd w:id="33"/>
      <w:r>
        <w:t xml:space="preserve">. Consequently, the mechanics of coupling have been extensively studied and discussed. Coupling fundamentally depends on the strength (viscosity) of materials above, within, and below the slab-mantle interface. In general, high water fluxes due to compaction and dehydration of clays and other hydrous minerals in the shallow forearc mantle wedge, coupled with increases in pressure and temperature, form layers of low viscosity sheet silicates—especially talc and serpentine—that inhibit transmission of shear stress from the slab to the mantle wedge</w:t>
      </w:r>
      <w:r>
        <w:t xml:space="preserve"> </w:t>
      </w:r>
      <w:bookmarkStart w:id="34" w:name="redoc-citation-10"/>
      <w:r>
        <w:rPr>
          <w:rStyle w:val="redoc-citation-10"/>
        </w:rPr>
        <w:t xml:space="preserve">(Peacock &amp; Hyndman, 1999)</w:t>
      </w:r>
      <w:bookmarkEnd w:id="34"/>
      <w:r>
        <w:t xml:space="preserve">. The lack of traction along the interface combined with cooling from the subducting slab surface ensures the shallow mantle wedge remains cold and rigid. Experimentally determined flow laws</w:t>
      </w:r>
      <w:r>
        <w:t xml:space="preserve"> </w:t>
      </w:r>
      <w:bookmarkStart w:id="36" w:name="redoc-citation-11"/>
      <w:bookmarkStart w:id="35" w:name="redoc-citation-12"/>
      <w:r>
        <w:rPr>
          <w:rStyle w:val="redoc-citation-12"/>
        </w:rPr>
        <w:t xml:space="preserve">(e.g.,</w:t>
      </w:r>
      <w:r>
        <w:rPr>
          <w:rStyle w:val="redoc-citation-12"/>
        </w:rPr>
        <w:t xml:space="preserve"> </w:t>
      </w:r>
      <w:del w:id="12" w:author="Buchanan Kerswell" w:date="2021-02-04T20:36:54Z">
        <w:r>
          <w:rPr>
            <w:rStyle w:val="redoc-citation-12"/>
          </w:rPr>
          <w:delText xml:space="preserve">see summary of</w:delText>
        </w:r>
      </w:del>
      <w:r>
        <w:rPr>
          <w:rStyle w:val="redoc-citation-12"/>
        </w:rPr>
        <w:t xml:space="preserve"> </w:t>
      </w:r>
      <w:r>
        <w:rPr>
          <w:rStyle w:val="redoc-citation-12"/>
        </w:rPr>
        <w:t xml:space="preserve">Agard et al., 2016)</w:t>
      </w:r>
      <w:bookmarkEnd w:id="35"/>
      <w:bookmarkEnd w:id="36"/>
      <w:r>
        <w:t xml:space="preserve">, petrologic observations</w:t>
      </w:r>
      <w:r>
        <w:t xml:space="preserve"> </w:t>
      </w:r>
      <w:r>
        <w:t xml:space="preserve">(e.g.,</w:t>
      </w:r>
      <w:r>
        <w:t xml:space="preserve"> </w:t>
      </w:r>
      <w:del w:id="13" w:author="Buchanan Kerswell" w:date="2021-02-04T20:36:54Z">
        <w:r>
          <w:delText xml:space="preserve">see summary of</w:delText>
        </w:r>
      </w:del>
      <w:r>
        <w:t xml:space="preserve"> </w:t>
      </w:r>
      <w:r>
        <w:t xml:space="preserve">Agard et al., 2016)</w:t>
      </w:r>
      <w:r>
        <w:t xml:space="preserve">, and geophysical observations</w:t>
      </w:r>
      <w:r>
        <w:t xml:space="preserve"> </w:t>
      </w:r>
      <w:bookmarkStart w:id="37" w:name="redoc-citation-13"/>
      <w:r>
        <w:rPr>
          <w:rStyle w:val="redoc-citation-13"/>
        </w:rPr>
        <w:t xml:space="preserve">(e.g., X. Gao &amp; Wang, 2014; Peacock &amp; Hyndman, 1999)</w:t>
      </w:r>
      <w:bookmarkEnd w:id="37"/>
      <w:r>
        <w:t xml:space="preserve"> </w:t>
      </w:r>
      <w:r>
        <w:t xml:space="preserve">all support the plausibility of this conceptual model of subduction interface behavior.</w:t>
      </w:r>
    </w:p>
    <w:p>
      <w:pPr>
        <w:pStyle w:val="BodyText"/>
      </w:pPr>
      <w:r>
        <w:t xml:space="preserve">Here we focus on two fundamental questions: 1) What controls the depth of slab-mantle mechanical coupling? 2) How does coupling depth change through time? To address these questions, we use two-dimensional thermomechanical models of subduction to investigate potential correlations between the slab-mantle coupling depth, backarc lithospheric thickness (inverted from backarc heat flow), and slab thermal parameter (</w:t>
      </w:r>
      <m:oMath>
        <m:r>
          <m:t>Φ</m:t>
        </m:r>
      </m:oMath>
      <w:r>
        <w:t xml:space="preserve">).</w:t>
      </w:r>
      <w:r>
        <w:t xml:space="preserve"> </w:t>
      </w:r>
      <w:r>
        <w:t xml:space="preserve">Wada &amp; Wang (2009)</w:t>
      </w:r>
      <w:r>
        <w:t xml:space="preserve"> </w:t>
      </w:r>
      <w:r>
        <w:t xml:space="preserve">previously investigated steady-state slab-mantle coupling depths by modelling 17 active subduction zones. Among other parameters, their models specified convergence rate, subduction geometry, thermal structure of incoming and overriding plate, and degree of coupling vs. decoupling with depth along the subduction interface. Notably, their models prescribed the mechanical coupling depth for each subduction zone, did not include mineral reactions that might influence rheologies, and discriminated the best-fit depth based on observed fore-arc heat flow. In our models, we also specify horizontal convergence velocity and thermal structure of the incoming and overriding plates, as one would for modeling a modern system. However, the geometry of the subduction system and (most importantly) the point of mechanical coupling are allowed to evolve independently until they reach steady state. That is, the coupling depth in each of our models</w:t>
      </w:r>
      <w:r>
        <w:t xml:space="preserve"> </w:t>
      </w:r>
      <w:bookmarkStart w:id="38" w:name="redoc-citation-15"/>
      <w:del w:id="14" w:author="Buchanan Kerswell" w:date="2021-02-04T20:36:54Z">
        <w:r>
          <w:rPr>
            <w:rStyle w:val="redoc-citation-15"/>
          </w:rPr>
          <w:delText xml:space="preserve">is an emergent rather than prescribed feature</w:delText>
        </w:r>
      </w:del>
      <w:ins w:id="10" w:author="Buchanan Kerswell" w:date="2021-02-04T20:36:54Z">
        <w:r>
          <w:rPr>
            <w:rStyle w:val="redoc-citation-15"/>
          </w:rPr>
          <w:t xml:space="preserve">is not a fully determined feature</w:t>
        </w:r>
      </w:ins>
      <w:r>
        <w:rPr>
          <w:rStyle w:val="redoc-citation-15"/>
        </w:rPr>
        <w:t xml:space="preserve">. As in other previous studies</w:t>
      </w:r>
      <w:r>
        <w:rPr>
          <w:rStyle w:val="redoc-citation-15"/>
        </w:rPr>
        <w:t xml:space="preserve"> </w:t>
      </w:r>
      <w:r>
        <w:rPr>
          <w:rStyle w:val="redoc-citation-15"/>
        </w:rPr>
        <w:t xml:space="preserve">(e.g., Ruh et al., 2015)</w:t>
      </w:r>
      <w:bookmarkEnd w:id="38"/>
      <w:r>
        <w:t xml:space="preserve">, we also include the rheological effect of the dehydration reaction</w:t>
      </w:r>
      <w:r>
        <w:t xml:space="preserve"> </w:t>
      </w:r>
      <m:oMath>
        <m:r>
          <m:t>a</m:t>
        </m:r>
        <m:r>
          <m:t>n</m:t>
        </m:r>
        <m:r>
          <m:t>t</m:t>
        </m:r>
        <m:r>
          <m:t>i</m:t>
        </m:r>
        <m:r>
          <m:t>g</m:t>
        </m:r>
        <m:r>
          <m:t>o</m:t>
        </m:r>
        <m:r>
          <m:t>r</m:t>
        </m:r>
        <m:r>
          <m:t>i</m:t>
        </m:r>
        <m:r>
          <m:t>t</m:t>
        </m:r>
        <m:r>
          <m:t>e</m:t>
        </m:r>
        <m:r>
          <m:rPr>
            <m:sty m:val="p"/>
          </m:rPr>
          <m:t>⇔</m:t>
        </m:r>
        <m:r>
          <m:t>o</m:t>
        </m:r>
        <m:r>
          <m:t>l</m:t>
        </m:r>
        <m:r>
          <m:t>i</m:t>
        </m:r>
        <m:r>
          <m:t>v</m:t>
        </m:r>
        <m:r>
          <m:t>i</m:t>
        </m:r>
        <m:r>
          <m:t>n</m:t>
        </m:r>
        <m:r>
          <m:t>e</m:t>
        </m:r>
        <m:r>
          <m:rPr>
            <m:sty m:val="p"/>
          </m:rPr>
          <m:t>+</m:t>
        </m:r>
        <m:r>
          <m:t>o</m:t>
        </m:r>
        <m:r>
          <m:t>r</m:t>
        </m:r>
        <m:r>
          <m:t>t</m:t>
        </m:r>
        <m:r>
          <m:t>h</m:t>
        </m:r>
        <m:r>
          <m:t>o</m:t>
        </m:r>
        <m:r>
          <m:t>p</m:t>
        </m:r>
        <m:r>
          <m:t>y</m:t>
        </m:r>
        <m:r>
          <m:t>r</m:t>
        </m:r>
        <m:r>
          <m:t>o</m:t>
        </m:r>
        <m:r>
          <m:t>x</m:t>
        </m:r>
        <m:r>
          <m:t>e</m:t>
        </m:r>
        <m:r>
          <m:t>n</m:t>
        </m:r>
        <m:r>
          <m:t>e</m:t>
        </m:r>
        <m:r>
          <m:rPr>
            <m:sty m:val="p"/>
          </m:rPr>
          <m:t>+</m:t>
        </m:r>
        <m:sSub>
          <m:e>
            <m:r>
              <m:t>H</m:t>
            </m:r>
          </m:e>
          <m:sub>
            <m:r>
              <m:t>2</m:t>
            </m:r>
          </m:sub>
        </m:sSub>
        <m:r>
          <m:t>O</m:t>
        </m:r>
      </m:oMath>
      <w:r>
        <w:t xml:space="preserve">, which drives mechanical coupling by an abrupt viscosity increase with antigorite loss. The position of this reaction along the subduction interface determines the coupling depth.</w:t>
      </w:r>
    </w:p>
    <w:p>
      <w:pPr>
        <w:pStyle w:val="BodyText"/>
      </w:pPr>
      <w:r>
        <w:t xml:space="preserve">We quantify the effects of the</w:t>
      </w:r>
      <w:r>
        <w:t xml:space="preserve"> </w:t>
      </w:r>
      <m:oMath>
        <m:r>
          <m:t>Φ</m:t>
        </m:r>
      </m:oMath>
      <w:r>
        <w:t xml:space="preserve"> </w:t>
      </w:r>
      <w:r>
        <w:t xml:space="preserve">and backarc lithospheric thickness on the depth of this reaction using linear regression. We then visualize thermal feedbacks within the system in terms of the distributions of temperature, viscosity, and an effective Pèclet number (the ratio of heat advection to heat conduction). Last, we discuss how these feedbacks stabilize the coupling depth through millions of years of subduction.</w:t>
      </w:r>
    </w:p>
    <w:bookmarkEnd w:id="39"/>
    <w:bookmarkStart w:id="96" w:name="numerical-modelling-methods"/>
    <w:p>
      <w:pPr>
        <w:pStyle w:val="Heading1"/>
      </w:pPr>
      <w:r>
        <w:t xml:space="preserve">Numerical Modelling Methods</w:t>
      </w:r>
    </w:p>
    <w:p>
      <w:pPr>
        <w:pStyle w:val="FirstParagraph"/>
      </w:pPr>
      <w:r>
        <w:t xml:space="preserve">Our models simulated converging oceanic-continental plates, where an ocean basin is being consumed by subduction at a continental margin (</w:t>
      </w:r>
      <w:bookmarkStart w:id="41" w:name="redoc-citation-16"/>
      <w:bookmarkStart w:id="40" w:name="redoc-citation-21"/>
      <w:r>
        <w:rPr>
          <w:rStyle w:val="redoc-citation-21"/>
        </w:rPr>
        <w:t xml:space="preserve">Figure 1</w:t>
      </w:r>
      <w:bookmarkEnd w:id="40"/>
      <w:bookmarkEnd w:id="41"/>
      <w:r>
        <w:t xml:space="preserve">). The</w:t>
      </w:r>
      <w:r>
        <w:t xml:space="preserve"> </w:t>
      </w:r>
      <w:bookmarkStart w:id="43" w:name="redoc-citation-17"/>
      <w:del w:id="15" w:author="Buchanan Kerswell" w:date="2021-02-04T20:36:54Z">
        <w:r>
          <w:rPr>
            <w:rStyle w:val="redoc-citation-17"/>
          </w:rPr>
          <w:delText xml:space="preserve">core code was</w:delText>
        </w:r>
      </w:del>
      <w:ins w:id="11" w:author="Buchanan Kerswell" w:date="2021-02-04T20:36:54Z">
        <w:r>
          <w:rPr>
            <w:rStyle w:val="redoc-citation-17"/>
          </w:rPr>
          <w:t xml:space="preserve">initial conditions were</w:t>
        </w:r>
      </w:ins>
      <w:r>
        <w:rPr>
          <w:rStyle w:val="redoc-citation-17"/>
        </w:rPr>
        <w:t xml:space="preserve"> </w:t>
      </w:r>
      <w:r>
        <w:rPr>
          <w:rStyle w:val="redoc-citation-17"/>
        </w:rPr>
        <w:t xml:space="preserve">modified from previous modeling studies of active margins [</w:t>
      </w:r>
      <w:r>
        <w:rPr>
          <w:rStyle w:val="redoc-citation-17"/>
        </w:rPr>
        <w:t xml:space="preserve">Gorczyk et al. (2007)</w:t>
      </w:r>
      <w:r>
        <w:rPr>
          <w:rStyle w:val="redoc-citation-17"/>
        </w:rPr>
        <w:t xml:space="preserve">;</w:t>
      </w:r>
      <w:r>
        <w:rPr>
          <w:rStyle w:val="redoc-citation-17"/>
        </w:rPr>
        <w:t xml:space="preserve"> </w:t>
      </w:r>
      <w:bookmarkStart w:id="42" w:name="redoc-citation-19"/>
      <w:r>
        <w:rPr>
          <w:rStyle w:val="redoc-citation-19"/>
        </w:rPr>
        <w:t xml:space="preserve">Sizova et al. (2010)</w:t>
      </w:r>
      <w:bookmarkEnd w:id="42"/>
      <w:r>
        <w:rPr>
          <w:rStyle w:val="redoc-citation-17"/>
        </w:rPr>
        <w:t xml:space="preserve">]</w:t>
      </w:r>
      <w:bookmarkEnd w:id="43"/>
      <w:r>
        <w:t xml:space="preserve">, although slab-mantle coupling was not the focus of their studies. Our approach was to use identical material properties (</w:t>
      </w:r>
      <w:bookmarkStart w:id="44" w:name="redoc-citation-18"/>
      <w:del w:id="16" w:author="Buchanan Kerswell" w:date="2021-02-04T20:36:54Z">
        <w:r>
          <w:rPr>
            <w:rStyle w:val="redoc-citation-18"/>
          </w:rPr>
          <w:delText xml:space="preserve">Table 1</w:delText>
        </w:r>
      </w:del>
      <w:ins w:id="12" w:author="Buchanan Kerswell" w:date="2021-02-04T20:36:54Z">
        <w:r>
          <w:rPr>
            <w:rStyle w:val="redoc-citation-18"/>
          </w:rPr>
          <w:t xml:space="preserve">Tables 1, 2</w:t>
        </w:r>
      </w:ins>
      <w:r>
        <w:rPr>
          <w:rStyle w:val="redoc-citation-18"/>
        </w:rPr>
        <w:t xml:space="preserve">),</w:t>
      </w:r>
      <w:r>
        <w:rPr>
          <w:rStyle w:val="redoc-citation-18"/>
        </w:rPr>
        <w:t xml:space="preserve"> </w:t>
      </w:r>
      <w:del w:id="17" w:author="Buchanan Kerswell" w:date="2021-02-04T20:36:54Z">
        <w:r>
          <w:rPr>
            <w:rStyle w:val="redoc-citation-18"/>
          </w:rPr>
          <w:delText xml:space="preserve">rheological</w:delText>
        </w:r>
      </w:del>
      <w:ins w:id="13" w:author="Buchanan Kerswell" w:date="2021-02-04T20:36:54Z">
        <w:r>
          <w:rPr>
            <w:rStyle w:val="redoc-citation-18"/>
          </w:rPr>
          <w:t xml:space="preserve">rheologic</w:t>
        </w:r>
      </w:ins>
      <w:r>
        <w:rPr>
          <w:rStyle w:val="redoc-citation-18"/>
        </w:rPr>
        <w:t xml:space="preserve"> </w:t>
      </w:r>
      <w:r>
        <w:rPr>
          <w:rStyle w:val="redoc-citation-18"/>
        </w:rPr>
        <w:t xml:space="preserve">model, and hydration/melt model as</w:t>
      </w:r>
      <w:r>
        <w:rPr>
          <w:rStyle w:val="redoc-citation-18"/>
        </w:rPr>
        <w:t xml:space="preserve"> </w:t>
      </w:r>
      <w:r>
        <w:rPr>
          <w:rStyle w:val="redoc-citation-18"/>
        </w:rPr>
        <w:t xml:space="preserve">(see Appendix, Sizova et al., 2010)</w:t>
      </w:r>
      <w:bookmarkEnd w:id="44"/>
      <w:r>
        <w:t xml:space="preserve">. Our version differed from</w:t>
      </w:r>
      <w:r>
        <w:t xml:space="preserve"> </w:t>
      </w:r>
      <w:r>
        <w:t xml:space="preserve">Sizova et al. (2010)</w:t>
      </w:r>
      <w:r>
        <w:t xml:space="preserve"> </w:t>
      </w:r>
      <w:r>
        <w:t xml:space="preserve">in its initial setup, overall dimension, resolution, the shape of the continental geotherm, the slab dehydration model, and the left boundary condition (origin of the subducting slab).</w:t>
      </w:r>
      <w:r>
        <w:t xml:space="preserve"> </w:t>
      </w:r>
      <w:bookmarkStart w:id="46" w:name="redoc-citation-20"/>
      <w:ins w:id="14" w:author="Buchanan Kerswell" w:date="2021-02-04T20:36:54Z">
        <w:r>
          <w:rPr>
            <w:rStyle w:val="redoc-citation-20"/>
          </w:rPr>
          <w:t xml:space="preserve">These differences are outlined below.</w:t>
        </w:r>
      </w:ins>
      <w:r>
        <w:rPr>
          <w:rStyle w:val="redoc-citation-20"/>
        </w:rPr>
        <w:t xml:space="preserve"> </w:t>
      </w:r>
      <w:r>
        <w:rPr>
          <w:rStyle w:val="redoc-citation-20"/>
        </w:rPr>
        <w:t xml:space="preserve">Sixty-four models were constructed varying convergence rate, subducting plate age, and the lithospheric thickness of the overriding plate (</w:t>
      </w:r>
      <w:bookmarkStart w:id="45" w:name="redoc-citation-53"/>
      <w:r>
        <w:rPr>
          <w:rStyle w:val="redoc-citation-53"/>
        </w:rPr>
        <w:t xml:space="preserve">Figure 2</w:t>
      </w:r>
      <w:bookmarkEnd w:id="45"/>
      <w:bookmarkEnd w:id="46"/>
      <w:r>
        <w:t xml:space="preserve">).</w:t>
      </w:r>
    </w:p>
    <w:bookmarkStart w:id="47" w:name="redoc-codechunk-2"/>
    <w:p>
      <w:pPr>
        <w:pStyle w:val="redoc-codechunk-2"/>
      </w:pPr>
    </w:p>
    <w:bookmarkEnd w:id="47"/>
    <w:p>
      <w:pPr>
        <w:pStyle w:val="BodyText"/>
      </w:pPr>
      <w:r>
        <w:drawing>
          <wp:inline>
            <wp:extent cx="5334000" cy="2485500"/>
            <wp:effectExtent b="0" l="0" r="0" t="0"/>
            <wp:docPr descr="" title="" id="1" name="Picture"/>
            <a:graphic>
              <a:graphicData uri="http://schemas.openxmlformats.org/drawingml/2006/picture">
                <pic:pic>
                  <pic:nvPicPr>
                    <pic:cNvPr descr="../tables/materials.png" id="2" name="Picture"/>
                    <pic:cNvPicPr>
                      <a:picLocks noChangeArrowheads="1" noChangeAspect="1"/>
                    </pic:cNvPicPr>
                  </pic:nvPicPr>
                  <pic:blipFill>
                    <a:blip r:embed="rId48"/>
                    <a:stretch>
                      <a:fillRect/>
                    </a:stretch>
                  </pic:blipFill>
                  <pic:spPr bwMode="auto">
                    <a:xfrm>
                      <a:off x="0" y="0"/>
                      <a:ext cx="5334000" cy="2485500"/>
                    </a:xfrm>
                    <a:prstGeom prst="rect">
                      <a:avLst/>
                    </a:prstGeom>
                    <a:noFill/>
                    <a:ln w="9525">
                      <a:noFill/>
                      <a:headEnd/>
                      <a:tailEnd/>
                    </a:ln>
                  </pic:spPr>
                </pic:pic>
              </a:graphicData>
            </a:graphic>
          </wp:inline>
        </w:drawing>
      </w:r>
    </w:p>
    <w:bookmarkStart w:id="49" w:name="redoc-codechunk-3"/>
    <w:p>
      <w:pPr>
        <w:pStyle w:val="redoc-codechunk-3"/>
      </w:pPr>
    </w:p>
    <w:bookmarkEnd w:id="49"/>
    <w:p>
      <w:pPr>
        <w:pStyle w:val="BodyText"/>
      </w:pPr>
      <w:r>
        <w:drawing>
          <wp:inline>
            <wp:extent cx="5334000" cy="2841563"/>
            <wp:effectExtent b="0" l="0" r="0" t="0"/>
            <wp:docPr descr="" title="" id="3" name="Picture"/>
            <a:graphic>
              <a:graphicData uri="http://schemas.openxmlformats.org/drawingml/2006/picture">
                <pic:pic>
                  <pic:nvPicPr>
                    <pic:cNvPr descr="../tables/melt.png" id="4" name="Picture"/>
                    <pic:cNvPicPr>
                      <a:picLocks noChangeArrowheads="1" noChangeAspect="1"/>
                    </pic:cNvPicPr>
                  </pic:nvPicPr>
                  <pic:blipFill>
                    <a:blip r:embed="rId50"/>
                    <a:stretch>
                      <a:fillRect/>
                    </a:stretch>
                  </pic:blipFill>
                  <pic:spPr bwMode="auto">
                    <a:xfrm>
                      <a:off x="0" y="0"/>
                      <a:ext cx="5334000" cy="2841563"/>
                    </a:xfrm>
                    <a:prstGeom prst="rect">
                      <a:avLst/>
                    </a:prstGeom>
                    <a:noFill/>
                    <a:ln w="9525">
                      <a:noFill/>
                      <a:headEnd/>
                      <a:tailEnd/>
                    </a:ln>
                  </pic:spPr>
                </pic:pic>
              </a:graphicData>
            </a:graphic>
          </wp:inline>
        </w:drawing>
      </w:r>
    </w:p>
    <w:bookmarkStart w:id="60" w:name="initial-setup-and-boundary-conditions"/>
    <w:p>
      <w:pPr>
        <w:pStyle w:val="Heading2"/>
      </w:pPr>
      <w:r>
        <w:t xml:space="preserve">Initial setup and boundary conditions</w:t>
      </w:r>
    </w:p>
    <w:p>
      <w:pPr>
        <w:pStyle w:val="FirstParagraph"/>
      </w:pPr>
      <w:r>
        <w:t xml:space="preserve">Our two-dimensional model was 2000</w:t>
      </w:r>
      <w:r>
        <w:t xml:space="preserve"> </w:t>
      </w:r>
      <m:oMath>
        <m:r>
          <m:t>k</m:t>
        </m:r>
        <m:r>
          <m:t>m</m:t>
        </m:r>
      </m:oMath>
      <w:r>
        <w:t xml:space="preserve"> </w:t>
      </w:r>
      <w:r>
        <w:t xml:space="preserve">wide and 300</w:t>
      </w:r>
      <w:r>
        <w:t xml:space="preserve"> </w:t>
      </w:r>
      <m:oMath>
        <m:r>
          <m:t>k</m:t>
        </m:r>
        <m:r>
          <m:t>m</m:t>
        </m:r>
      </m:oMath>
      <w:r>
        <w:t xml:space="preserve"> </w:t>
      </w:r>
      <w:r>
        <w:t xml:space="preserve">deep (Figure 1). In the model domain, three governing equations of heat transport, motion, and continuity were discretized and solved using a conservative finite-difference with marker-in-cell approach on a fully staggered grid as outlined in</w:t>
      </w:r>
      <w:r>
        <w:t xml:space="preserve"> </w:t>
      </w:r>
      <w:bookmarkStart w:id="51" w:name="redoc-citation-22"/>
      <w:r>
        <w:rPr>
          <w:rStyle w:val="redoc-citation-22"/>
        </w:rPr>
        <w:t xml:space="preserve">Taras V. Gerya &amp; Yuen (2003)</w:t>
      </w:r>
      <w:bookmarkEnd w:id="51"/>
      <w:r>
        <w:t xml:space="preserve"> </w:t>
      </w:r>
      <w:r>
        <w:t xml:space="preserve">[code: I2VIS]. The model resolution was non-uniform with higher resolution (1</w:t>
      </w:r>
      <w:r>
        <w:t xml:space="preserve"> </w:t>
      </w:r>
      <m:oMath>
        <m:r>
          <m:t>k</m:t>
        </m:r>
        <m:r>
          <m:t>m</m:t>
        </m:r>
      </m:oMath>
      <w:r>
        <w:t xml:space="preserve"> </w:t>
      </w:r>
      <w:r>
        <w:t xml:space="preserve">x 1</w:t>
      </w:r>
      <w:r>
        <w:t xml:space="preserve"> </w:t>
      </w:r>
      <m:oMath>
        <m:r>
          <m:t>k</m:t>
        </m:r>
        <m:r>
          <m:t>m</m:t>
        </m:r>
      </m:oMath>
      <w:r>
        <w:t xml:space="preserve">) in a 600</w:t>
      </w:r>
      <w:r>
        <w:t xml:space="preserve"> </w:t>
      </w:r>
      <m:oMath>
        <m:r>
          <m:t>k</m:t>
        </m:r>
        <m:r>
          <m:t>m</m:t>
        </m:r>
      </m:oMath>
      <w:r>
        <w:t xml:space="preserve"> </w:t>
      </w:r>
      <w:r>
        <w:t xml:space="preserve">wide area surrounding the contact between the ocean basin and continental margin and gradually changing to lower resolution (5</w:t>
      </w:r>
      <w:r>
        <w:t xml:space="preserve"> </w:t>
      </w:r>
      <m:oMath>
        <m:r>
          <m:t>k</m:t>
        </m:r>
        <m:r>
          <m:t>m</m:t>
        </m:r>
      </m:oMath>
      <w:r>
        <w:t xml:space="preserve"> </w:t>
      </w:r>
      <w:r>
        <w:t xml:space="preserve">x 1</w:t>
      </w:r>
      <w:r>
        <w:t xml:space="preserve"> </w:t>
      </w:r>
      <m:oMath>
        <m:r>
          <m:t>k</m:t>
        </m:r>
        <m:r>
          <m:t>m</m:t>
        </m:r>
      </m:oMath>
      <w:r>
        <w:t xml:space="preserve">, x- and z-directions, respectively) outside of this area. The left and right boundaries were free-slip and thermally</w:t>
      </w:r>
      <w:r>
        <w:t xml:space="preserve"> </w:t>
      </w:r>
      <w:del w:id="18" w:author="Buchanan Kerswell" w:date="2021-02-04T20:36:54Z">
        <w:r>
          <w:delText xml:space="preserve">insulative</w:delText>
        </w:r>
      </w:del>
      <w:ins w:id="15" w:author="Buchanan Kerswell" w:date="2021-02-04T20:36:54Z">
        <w:r>
          <w:t xml:space="preserve">insulated</w:t>
        </w:r>
      </w:ins>
      <w:r>
        <w:t xml:space="preserve"> </w:t>
      </w:r>
      <w:del w:id="19" w:author="Buchanan Kerswell" w:date="2021-02-04T20:36:54Z">
        <w:r>
          <w:delText xml:space="preserve">(Fig. 1a)</w:delText>
        </w:r>
      </w:del>
      <w:ins w:id="16" w:author="Buchanan Kerswell" w:date="2021-02-04T20:36:54Z">
        <w:r>
          <w:t xml:space="preserve">(Figures 1 a, 1 b</w:t>
        </w:r>
        <w:r>
          <w:t xml:space="preserve">)</w:t>
        </w:r>
      </w:ins>
      <w:r>
        <w:t xml:space="preserve">. The implementation of</w:t>
      </w:r>
      <w:r>
        <w:t xml:space="preserve"> </w:t>
      </w:r>
      <w:r>
        <w:t xml:space="preserve">“</w:t>
      </w:r>
      <w:r>
        <w:t xml:space="preserve">sticky</w:t>
      </w:r>
      <w:r>
        <w:t xml:space="preserve">”</w:t>
      </w:r>
      <w:r>
        <w:t xml:space="preserve"> </w:t>
      </w:r>
      <w:r>
        <w:t xml:space="preserve">air and water allowed for a free topographical surface with a simple linear sedimentation and erosion model. The lower boundary was open to allow for slab penetration and spontaneous slab motion</w:t>
      </w:r>
      <w:r>
        <w:t xml:space="preserve"> </w:t>
      </w:r>
      <w:bookmarkStart w:id="52" w:name="redoc-citation-24"/>
      <w:r>
        <w:rPr>
          <w:rStyle w:val="redoc-citation-24"/>
        </w:rPr>
        <w:t xml:space="preserve">(Burg &amp; Gerya, 2005)</w:t>
      </w:r>
      <w:bookmarkEnd w:id="52"/>
      <w:r>
        <w:t xml:space="preserve">.</w:t>
      </w:r>
    </w:p>
    <w:p>
      <w:pPr>
        <w:pStyle w:val="CaptionedFigure"/>
      </w:pPr>
      <w:bookmarkStart w:id="54" w:name="fig:init"/>
      <w:r>
        <w:drawing>
          <wp:inline>
            <wp:extent cx="5334000" cy="3151909"/>
            <wp:effectExtent b="0" l="0" r="0" t="0"/>
            <wp:docPr descr="Figure 1: Figure 1. Initial model configuration and boundary conditions. (a) A free sedimentation/erosion boundary at the surface is maintained by implementing a layer of “sticky” air and water, and an infinite-like open boundary at the bottom allows for slab penetration. The left and right boundaries are free slip and insulative. The initial material distribution includes 7 km of oceanic crust (2 km basalt, 5 km gabbro), 1 km of oceanic sediments, and 35 km of continental crust, thinning ocean-ward. (b) Oceanic lithosphere is continually created at the left boundaryand convergence velocities are imposed at stationary regions far from the trench. The oceanic geotherm is calculated using a half-space cooling model and the continental geotherm is calculated using a one-dimensional steady-state conductive cooling model to 1300 ^{\circ}C. The base of the lithosphere is defined mechanically through visualization of viscosity and generally coincides with the 1100 ^{\circ}C isotherm (z_{1100}). The left and right boundaries are free slip and insulative.(b)The initial material distribution includes 7 km of oceanic crust (2 km basalt, 5 km gabbro), 1 km of oceanic sediments, and 35 km of continental crust, thinning ocean-ward.(c) The oceanic crust is bent under loading from passive margin sediments, and a weak zone (high pore fluid pressure) extends from the deflected oceanic crust, through the lithosphere, to help induce subduction.(c)The oceanic geotherm is calculated using a half-space cooling model and the continental geotherm is calculated using a one-dimensional steady-state conductive cooling model to 1300 ^{\circ}C. The base of the lithosphere is defined mechanically through visualization of viscosity and generally coincides with the 1100 ^{\circ}C isotherm (z_{1100}). Convergence velocities are imposed at stationary regions far from the trench." title="" id="5" name="Picture"/>
            <a:graphic>
              <a:graphicData uri="http://schemas.openxmlformats.org/drawingml/2006/picture">
                <pic:pic>
                  <pic:nvPicPr>
                    <pic:cNvPr descr="../figs/fig1.png" id="6" name="Picture"/>
                    <pic:cNvPicPr>
                      <a:picLocks noChangeArrowheads="1" noChangeAspect="1"/>
                    </pic:cNvPicPr>
                  </pic:nvPicPr>
                  <pic:blipFill>
                    <a:blip r:embed="rId53"/>
                    <a:stretch>
                      <a:fillRect/>
                    </a:stretch>
                  </pic:blipFill>
                  <pic:spPr bwMode="auto">
                    <a:xfrm>
                      <a:off x="0" y="0"/>
                      <a:ext cx="5334000" cy="3151909"/>
                    </a:xfrm>
                    <a:prstGeom prst="rect">
                      <a:avLst/>
                    </a:prstGeom>
                    <a:noFill/>
                    <a:ln w="9525">
                      <a:noFill/>
                      <a:headEnd/>
                      <a:tailEnd/>
                    </a:ln>
                  </pic:spPr>
                </pic:pic>
              </a:graphicData>
            </a:graphic>
          </wp:inline>
        </w:drawing>
      </w:r>
      <w:bookmarkEnd w:id="54"/>
    </w:p>
    <w:p>
      <w:pPr>
        <w:pStyle w:val="ImageCaption"/>
      </w:pPr>
      <w:r>
        <w:t xml:space="preserve">Figure 1: Figure 1. Initial model configuration and boundary conditions. (a) A free sedimentation/erosion boundary at the surface is maintained by implementing a layer of</w:t>
      </w:r>
      <w:r>
        <w:t xml:space="preserve"> </w:t>
      </w:r>
      <w:r>
        <w:t xml:space="preserve">“</w:t>
      </w:r>
      <w:r>
        <w:t xml:space="preserve">sticky</w:t>
      </w:r>
      <w:r>
        <w:t xml:space="preserve">”</w:t>
      </w:r>
      <w:r>
        <w:t xml:space="preserve"> </w:t>
      </w:r>
      <w:r>
        <w:t xml:space="preserve">air and water, and an infinite-like open boundary at the bottom allows for slab penetration.</w:t>
      </w:r>
      <w:r>
        <w:t xml:space="preserve"> </w:t>
      </w:r>
      <w:ins w:id="17" w:author="Buchanan Kerswell" w:date="2021-02-04T20:36:54Z">
        <w:r>
          <w:t xml:space="preserve">The left and right boundaries are free slip and insulative.</w:t>
        </w:r>
      </w:ins>
      <w:r>
        <w:t xml:space="preserve"> </w:t>
      </w:r>
      <w:ins w:id="18" w:author="Buchanan Kerswell" w:date="2021-02-04T20:36:54Z">
        <w:r>
          <w:t xml:space="preserve">The initial material distribution includes 7</w:t>
        </w:r>
        <w:r>
          <w:t xml:space="preserve"> </w:t>
        </w:r>
        <m:oMath>
          <m:r>
            <m:t>k</m:t>
          </m:r>
          <m:r>
            <m:t>m</m:t>
          </m:r>
        </m:oMath>
        <w:r>
          <w:t xml:space="preserve"> </w:t>
        </w:r>
        <w:r>
          <w:t xml:space="preserve">of oceanic crust (2</w:t>
        </w:r>
        <w:r>
          <w:t xml:space="preserve"> </w:t>
        </w:r>
        <m:oMath>
          <m:r>
            <m:t>k</m:t>
          </m:r>
          <m:r>
            <m:t>m</m:t>
          </m:r>
        </m:oMath>
        <w:r>
          <w:t xml:space="preserve"> </w:t>
        </w:r>
        <w:r>
          <w:t xml:space="preserve">basalt, 5</w:t>
        </w:r>
        <w:r>
          <w:t xml:space="preserve"> </w:t>
        </w:r>
        <m:oMath>
          <m:r>
            <m:t>k</m:t>
          </m:r>
          <m:r>
            <m:t>m</m:t>
          </m:r>
        </m:oMath>
        <w:r>
          <w:t xml:space="preserve"> </w:t>
        </w:r>
        <w:r>
          <w:t xml:space="preserve">gabbro), 1</w:t>
        </w:r>
        <w:r>
          <w:t xml:space="preserve"> </w:t>
        </w:r>
        <m:oMath>
          <m:r>
            <m:t>k</m:t>
          </m:r>
          <m:r>
            <m:t>m</m:t>
          </m:r>
        </m:oMath>
        <w:r>
          <w:t xml:space="preserve"> </w:t>
        </w:r>
        <w:r>
          <w:t xml:space="preserve">of oceanic sediments, and 35</w:t>
        </w:r>
        <w:r>
          <w:t xml:space="preserve"> </w:t>
        </w:r>
        <m:oMath>
          <m:r>
            <m:t>k</m:t>
          </m:r>
          <m:r>
            <m:t>m</m:t>
          </m:r>
        </m:oMath>
        <w:r>
          <w:t xml:space="preserve"> </w:t>
        </w:r>
        <w:r>
          <w:t xml:space="preserve">of continental crust, thinning ocean-ward.</w:t>
        </w:r>
      </w:ins>
      <w:r>
        <w:t xml:space="preserve"> </w:t>
      </w:r>
      <w:ins w:id="19" w:author="Buchanan Kerswell" w:date="2021-02-04T20:36:54Z">
        <w:r>
          <w:t xml:space="preserve">(b)</w:t>
        </w:r>
      </w:ins>
      <w:r>
        <w:t xml:space="preserve"> </w:t>
      </w:r>
      <w:r>
        <w:t xml:space="preserve">Oceanic lithosphere is continually created at the left boundary</w:t>
      </w:r>
      <w:del w:id="20" w:author="Buchanan Kerswell" w:date="2021-02-04T20:36:54Z">
        <w:r>
          <w:delText xml:space="preserve">and convergence velocities are imposed at stationary regions far from the trench</w:delText>
        </w:r>
      </w:del>
      <w:r>
        <w:t xml:space="preserve">.</w:t>
      </w:r>
      <w:r>
        <w:t xml:space="preserve"> </w:t>
      </w:r>
      <w:ins w:id="20" w:author="Buchanan Kerswell" w:date="2021-02-04T20:36:54Z">
        <w:r>
          <w:t xml:space="preserve">The oceanic geotherm is calculated using a half-space cooling model and the continental geotherm is calculated using a one-dimensional steady-state conductive cooling model to 1300</w:t>
        </w:r>
        <w:r>
          <w:t xml:space="preserve"> </w:t>
        </w:r>
        <m:oMath>
          <m:sSup>
            <m:e>
              <m:r>
                <m:t>​</m:t>
              </m:r>
            </m:e>
            <m:sup>
              <m:r>
                <m:rPr>
                  <m:sty m:val="p"/>
                </m:rPr>
                <m:t>∘</m:t>
              </m:r>
            </m:sup>
          </m:sSup>
          <m:r>
            <m:t>C</m:t>
          </m:r>
        </m:oMath>
        <w:r>
          <w:t xml:space="preserve">. The base of the lithosphere is defined mechanically through visualization of viscosity and generally coincides with the 1100</w:t>
        </w:r>
        <w:r>
          <w:t xml:space="preserve"> </w:t>
        </w:r>
        <m:oMath>
          <m:sSup>
            <m:e>
              <m:r>
                <m:t>​</m:t>
              </m:r>
            </m:e>
            <m:sup>
              <m:r>
                <m:rPr>
                  <m:sty m:val="p"/>
                </m:rPr>
                <m:t>∘</m:t>
              </m:r>
            </m:sup>
          </m:sSup>
          <m:r>
            <m:t>C</m:t>
          </m:r>
        </m:oMath>
        <w:r>
          <w:t xml:space="preserve"> </w:t>
        </w:r>
        <w:r>
          <w:t xml:space="preserve">isotherm (</w:t>
        </w:r>
        <m:oMath>
          <m:sSub>
            <m:e>
              <m:r>
                <m:t>z</m:t>
              </m:r>
            </m:e>
            <m:sub>
              <m:r>
                <m:t>1100</m:t>
              </m:r>
            </m:sub>
          </m:sSub>
        </m:oMath>
        <w:r>
          <w:t xml:space="preserve">).</w:t>
        </w:r>
      </w:ins>
      <w:r>
        <w:t xml:space="preserve"> </w:t>
      </w:r>
      <w:del w:id="21" w:author="Buchanan Kerswell" w:date="2021-02-04T20:36:54Z">
        <w:r>
          <w:delText xml:space="preserve">The left and right boundaries are free slip and insulative.</w:delText>
        </w:r>
      </w:del>
      <w:del w:id="22" w:author="Buchanan Kerswell" w:date="2021-02-04T20:36:54Z">
        <w:r>
          <w:delText xml:space="preserve">(b)</w:delText>
        </w:r>
      </w:del>
      <w:del w:id="23" w:author="Buchanan Kerswell" w:date="2021-02-04T20:36:54Z">
        <w:r>
          <w:delText xml:space="preserve">The initial material distribution includes 7</w:delText>
        </w:r>
        <w:r>
          <w:delText xml:space="preserve"> </w:delText>
        </w:r>
        <m:oMath>
          <m:r>
            <m:t>k</m:t>
          </m:r>
          <m:r>
            <m:t>m</m:t>
          </m:r>
        </m:oMath>
        <w:r>
          <w:delText xml:space="preserve"> </w:delText>
        </w:r>
        <w:r>
          <w:delText xml:space="preserve">of oceanic crust (2</w:delText>
        </w:r>
        <w:r>
          <w:delText xml:space="preserve"> </w:delText>
        </w:r>
        <m:oMath>
          <m:r>
            <m:t>k</m:t>
          </m:r>
          <m:r>
            <m:t>m</m:t>
          </m:r>
        </m:oMath>
        <w:r>
          <w:delText xml:space="preserve"> </w:delText>
        </w:r>
        <w:r>
          <w:delText xml:space="preserve">basalt, 5</w:delText>
        </w:r>
        <w:r>
          <w:delText xml:space="preserve"> </w:delText>
        </w:r>
        <m:oMath>
          <m:r>
            <m:t>k</m:t>
          </m:r>
          <m:r>
            <m:t>m</m:t>
          </m:r>
        </m:oMath>
        <w:r>
          <w:delText xml:space="preserve"> </w:delText>
        </w:r>
        <w:r>
          <w:delText xml:space="preserve">gabbro), 1</w:delText>
        </w:r>
        <w:r>
          <w:delText xml:space="preserve"> </w:delText>
        </w:r>
        <m:oMath>
          <m:r>
            <m:t>k</m:t>
          </m:r>
          <m:r>
            <m:t>m</m:t>
          </m:r>
        </m:oMath>
        <w:r>
          <w:delText xml:space="preserve"> </w:delText>
        </w:r>
        <w:r>
          <w:delText xml:space="preserve">of oceanic sediments, and 35</w:delText>
        </w:r>
        <w:r>
          <w:delText xml:space="preserve"> </w:delText>
        </w:r>
        <m:oMath>
          <m:r>
            <m:t>k</m:t>
          </m:r>
          <m:r>
            <m:t>m</m:t>
          </m:r>
        </m:oMath>
        <w:r>
          <w:delText xml:space="preserve"> </w:delText>
        </w:r>
        <w:r>
          <w:delText xml:space="preserve">of continental crust, thinning ocean-ward.</w:delText>
        </w:r>
      </w:del>
      <w:ins w:id="21" w:author="Buchanan Kerswell" w:date="2021-02-04T20:36:54Z">
        <w:r>
          <w:t xml:space="preserve">(c)</w:t>
        </w:r>
      </w:ins>
      <w:r>
        <w:t xml:space="preserve"> </w:t>
      </w:r>
      <w:r>
        <w:t xml:space="preserve">The oceanic crust is bent under loading from passive margin sediments, and a weak zone</w:t>
      </w:r>
      <w:r>
        <w:t xml:space="preserve"> </w:t>
      </w:r>
      <w:del w:id="24" w:author="Buchanan Kerswell" w:date="2021-02-04T20:36:54Z">
        <w:r>
          <w:delText xml:space="preserve">(high pore fluid pressure)</w:delText>
        </w:r>
      </w:del>
      <w:r>
        <w:t xml:space="preserve"> </w:t>
      </w:r>
      <w:r>
        <w:t xml:space="preserve">extends from the deflected oceanic crust, through the lithosphere, to help induce subduction.</w:t>
      </w:r>
      <w:del w:id="25" w:author="Buchanan Kerswell" w:date="2021-02-04T20:36:54Z">
        <w:r>
          <w:delText xml:space="preserve">(c)</w:delText>
        </w:r>
      </w:del>
      <w:del w:id="26" w:author="Buchanan Kerswell" w:date="2021-02-04T20:36:54Z">
        <w:r>
          <w:delText xml:space="preserve">The oceanic geotherm is calculated using a half-space cooling model and the continental geotherm is calculated using a one-dimensional steady-state conductive cooling model to 1300</w:delText>
        </w:r>
        <w:r>
          <w:delText xml:space="preserve"> </w:delText>
        </w:r>
        <m:oMath>
          <m:sSup>
            <m:e>
              <m:r>
                <m:t>​</m:t>
              </m:r>
            </m:e>
            <m:sup>
              <m:r>
                <m:rPr>
                  <m:sty m:val="p"/>
                </m:rPr>
                <m:t>∘</m:t>
              </m:r>
            </m:sup>
          </m:sSup>
          <m:r>
            <m:t>C</m:t>
          </m:r>
        </m:oMath>
        <w:r>
          <w:delText xml:space="preserve">. The base of the lithosphere is defined mechanically through visualization of viscosity and generally coincides with the 1100</w:delText>
        </w:r>
        <w:r>
          <w:delText xml:space="preserve"> </w:delText>
        </w:r>
        <m:oMath>
          <m:sSup>
            <m:e>
              <m:r>
                <m:t>​</m:t>
              </m:r>
            </m:e>
            <m:sup>
              <m:r>
                <m:rPr>
                  <m:sty m:val="p"/>
                </m:rPr>
                <m:t>∘</m:t>
              </m:r>
            </m:sup>
          </m:sSup>
          <m:r>
            <m:t>C</m:t>
          </m:r>
        </m:oMath>
        <w:r>
          <w:delText xml:space="preserve"> </w:delText>
        </w:r>
        <w:r>
          <w:delText xml:space="preserve">isotherm (</w:delText>
        </w:r>
        <m:oMath>
          <m:sSub>
            <m:e>
              <m:r>
                <m:t>z</m:t>
              </m:r>
            </m:e>
            <m:sub>
              <m:r>
                <m:t>1100</m:t>
              </m:r>
            </m:sub>
          </m:sSub>
        </m:oMath>
        <w:r>
          <w:delText xml:space="preserve">).</w:delText>
        </w:r>
      </w:del>
      <w:r>
        <w:t xml:space="preserve"> </w:t>
      </w:r>
      <w:ins w:id="22" w:author="Buchanan Kerswell" w:date="2021-02-04T20:36:54Z">
        <w:r>
          <w:t xml:space="preserve">Convergence velocities are imposed at stationary regions far from the trench.</w:t>
        </w:r>
      </w:ins>
    </w:p>
    <w:p>
      <w:pPr>
        <w:pStyle w:val="BodyText"/>
      </w:pPr>
      <w:r>
        <w:t xml:space="preserve">A horizontal convergence</w:t>
      </w:r>
      <w:r>
        <w:t xml:space="preserve"> </w:t>
      </w:r>
      <w:del w:id="27" w:author="Buchanan Kerswell" w:date="2021-02-04T20:36:54Z">
        <w:r>
          <w:delText xml:space="preserve">velocity</w:delText>
        </w:r>
      </w:del>
      <w:ins w:id="23" w:author="Buchanan Kerswell" w:date="2021-02-04T20:36:54Z">
        <w:r>
          <w:t xml:space="preserve">force</w:t>
        </w:r>
      </w:ins>
      <w:r>
        <w:t xml:space="preserve"> </w:t>
      </w:r>
      <w:r>
        <w:t xml:space="preserve">was applied to both plates in a rectangular region far from the continental margin</w:t>
      </w:r>
      <w:r>
        <w:t xml:space="preserve"> </w:t>
      </w:r>
      <w:del w:id="28" w:author="Buchanan Kerswell" w:date="2021-02-04T20:36:54Z">
        <w:r>
          <w:delText xml:space="preserve">(Fig. 1a)</w:delText>
        </w:r>
      </w:del>
      <w:ins w:id="24" w:author="Buchanan Kerswell" w:date="2021-02-04T20:36:54Z">
        <w:r>
          <w:t xml:space="preserve">(Figure 1 c</w:t>
        </w:r>
        <w:r>
          <w:t xml:space="preserve">)</w:t>
        </w:r>
      </w:ins>
      <w:r>
        <w:t xml:space="preserve">.</w:t>
      </w:r>
      <w:r>
        <w:t xml:space="preserve"> </w:t>
      </w:r>
      <w:bookmarkStart w:id="55" w:name="redoc-citation-26"/>
      <w:del w:id="29" w:author="Buchanan Kerswell" w:date="2021-02-04T20:36:54Z">
        <w:r>
          <w:rPr>
            <w:rStyle w:val="redoc-citation-26"/>
          </w:rPr>
          <w:delText xml:space="preserve">A convergence force and initial weak layer</w:delText>
        </w:r>
      </w:del>
      <w:ins w:id="25" w:author="Buchanan Kerswell" w:date="2021-02-04T20:36:54Z">
        <w:r>
          <w:rPr>
            <w:rStyle w:val="redoc-citation-26"/>
          </w:rPr>
          <w:t xml:space="preserve">An initial weak layer</w:t>
        </w:r>
      </w:ins>
      <w:del w:id="30" w:author="Buchanan Kerswell" w:date="2021-02-04T20:36:54Z">
        <w:r>
          <w:rPr>
            <w:rStyle w:val="redoc-citation-26"/>
          </w:rPr>
          <w:delText xml:space="preserve">(high pore fluid pressure)</w:delText>
        </w:r>
      </w:del>
      <w:r>
        <w:rPr>
          <w:rStyle w:val="redoc-citation-26"/>
        </w:rPr>
        <w:t xml:space="preserve"> </w:t>
      </w:r>
      <w:r>
        <w:rPr>
          <w:rStyle w:val="redoc-citation-26"/>
        </w:rPr>
        <w:t xml:space="preserve">cutting the lithosphere permitted subduction to initiate. The rectangular convergence regions prescribed inside the plates</w:t>
      </w:r>
      <w:r>
        <w:rPr>
          <w:rStyle w:val="redoc-citation-26"/>
        </w:rPr>
        <w:t xml:space="preserve"> </w:t>
      </w:r>
      <w:ins w:id="26" w:author="Buchanan Kerswell" w:date="2021-02-04T20:36:54Z">
        <w:r>
          <w:rPr>
            <w:rStyle w:val="redoc-citation-26"/>
          </w:rPr>
          <w:t xml:space="preserve">applied constant horizontal velocities without deforming the lithosphere by</w:t>
        </w:r>
      </w:ins>
      <w:r>
        <w:rPr>
          <w:rStyle w:val="redoc-citation-26"/>
        </w:rPr>
        <w:t xml:space="preserve"> </w:t>
      </w:r>
      <w:del w:id="31" w:author="Buchanan Kerswell" w:date="2021-02-04T20:36:54Z">
        <w:r>
          <w:rPr>
            <w:rStyle w:val="redoc-citation-26"/>
          </w:rPr>
          <w:delText xml:space="preserve">maintained a constant viscosity</w:delText>
        </w:r>
      </w:del>
      <w:ins w:id="27" w:author="Buchanan Kerswell" w:date="2021-02-04T20:36:54Z">
        <w:r>
          <w:rPr>
            <w:rStyle w:val="redoc-citation-26"/>
          </w:rPr>
          <w:t xml:space="preserve">maintaining constant viscosities</w:t>
        </w:r>
      </w:ins>
      <w:r>
        <w:rPr>
          <w:rStyle w:val="redoc-citation-26"/>
        </w:rPr>
        <w:t xml:space="preserve"> </w:t>
      </w:r>
      <w:r>
        <w:rPr>
          <w:rStyle w:val="redoc-citation-26"/>
        </w:rPr>
        <w:t xml:space="preserve">of</w:t>
      </w:r>
      <w:r>
        <w:rPr>
          <w:rStyle w:val="redoc-citation-26"/>
        </w:rPr>
        <w:t xml:space="preserve"> </w:t>
      </w:r>
      <w:del w:id="32" w:author="Buchanan Kerswell" w:date="2021-02-04T20:36:54Z">
        <m:oMath>
          <m:r>
            <m:t>η</m:t>
          </m:r>
          <m:r>
            <m:rPr>
              <m:sty m:val="p"/>
            </m:rPr>
            <m:t>=</m:t>
          </m:r>
          <m:sSup>
            <m:e>
              <m:r>
                <m:t>10</m:t>
              </m:r>
            </m:e>
            <m:sup>
              <m:r>
                <m:t>25</m:t>
              </m:r>
            </m:sup>
          </m:sSup>
          <m:r>
            <m:t>P</m:t>
          </m:r>
          <m:r>
            <m:t>a</m:t>
          </m:r>
          <m:r>
            <m:rPr>
              <m:sty m:val="p"/>
            </m:rPr>
            <m:t>⋅</m:t>
          </m:r>
          <m:r>
            <m:t>s</m:t>
          </m:r>
        </m:oMath>
      </w:del>
      <w:ins w:id="28" w:author="Buchanan Kerswell" w:date="2021-02-04T20:36:54Z">
        <m:oMath>
          <m:r>
            <m:t>η</m:t>
          </m:r>
          <m:r>
            <m:rPr>
              <m:sty m:val="p"/>
            </m:rPr>
            <m:t>=</m:t>
          </m:r>
          <m:sSup>
            <m:e>
              <m:r>
                <m:t>10</m:t>
              </m:r>
            </m:e>
            <m:sup>
              <m:r>
                <m:t>25</m:t>
              </m:r>
            </m:sup>
          </m:sSup>
          <m:r>
            <m:t> </m:t>
          </m:r>
          <m:r>
            <m:t>P</m:t>
          </m:r>
          <m:r>
            <m:t>a</m:t>
          </m:r>
          <m:r>
            <m:rPr>
              <m:sty m:val="p"/>
            </m:rPr>
            <m:t>⋅</m:t>
          </m:r>
          <m:r>
            <m:t>s</m:t>
          </m:r>
        </m:oMath>
      </w:ins>
      <w:r>
        <w:rPr>
          <w:rStyle w:val="redoc-citation-26"/>
        </w:rPr>
        <w:t xml:space="preserve"> </w:t>
      </w:r>
      <w:del w:id="33" w:author="Buchanan Kerswell" w:date="2021-02-04T20:36:54Z">
        <w:r>
          <w:rPr>
            <w:rStyle w:val="redoc-citation-26"/>
          </w:rPr>
          <w:delText xml:space="preserve">to apply constant horizontal velocities without deforming the lithosphere</w:delText>
        </w:r>
      </w:del>
      <w:r>
        <w:rPr>
          <w:rStyle w:val="redoc-citation-26"/>
        </w:rPr>
        <w:t xml:space="preserve">. The subduction angle was not prescribed and was governed by the free-motion of the sinking slab. Similarly, subduction velocity can vary with time in response to extension or shortening of the overriding plate. Therefore, we calculated the slab thermal parameter (</w:t>
      </w:r>
      <m:oMath>
        <m:r>
          <m:t>Φ</m:t>
        </m:r>
      </m:oMath>
      <w:r>
        <w:rPr>
          <w:rStyle w:val="redoc-citation-26"/>
        </w:rPr>
        <w:t xml:space="preserve">)</w:t>
      </w:r>
      <w:r>
        <w:rPr>
          <w:rStyle w:val="redoc-citation-26"/>
        </w:rPr>
        <w:t xml:space="preserve"> </w:t>
      </w:r>
      <w:ins w:id="29" w:author="Buchanan Kerswell" w:date="2021-02-04T20:36:54Z">
        <w:r>
          <w:rPr>
            <w:rStyle w:val="redoc-citation-26"/>
          </w:rPr>
          <w:t xml:space="preserve">for the initial conditions</w:t>
        </w:r>
      </w:ins>
      <w:r>
        <w:rPr>
          <w:rStyle w:val="redoc-citation-26"/>
        </w:rPr>
        <w:t xml:space="preserve"> </w:t>
      </w:r>
      <w:r>
        <w:rPr>
          <w:rStyle w:val="redoc-citation-26"/>
        </w:rPr>
        <w:t xml:space="preserve">as the product of the horizontal convergence velocity (</w:t>
      </w:r>
      <m:oMath>
        <m:r>
          <m:t>k</m:t>
        </m:r>
        <m:r>
          <m:t>m</m:t>
        </m:r>
        <m:r>
          <m:rPr>
            <m:sty m:val="p"/>
          </m:rPr>
          <m:t>/</m:t>
        </m:r>
        <m:r>
          <m:t>M</m:t>
        </m:r>
        <m:r>
          <m:t>a</m:t>
        </m:r>
      </m:oMath>
      <w:r>
        <w:rPr>
          <w:rStyle w:val="redoc-citation-26"/>
        </w:rPr>
        <w:t xml:space="preserve">) and the slab age</w:t>
      </w:r>
      <w:r>
        <w:rPr>
          <w:rStyle w:val="redoc-citation-26"/>
        </w:rPr>
        <w:t xml:space="preserve"> </w:t>
      </w:r>
      <w:r>
        <w:rPr>
          <w:rStyle w:val="redoc-citation-26"/>
        </w:rPr>
        <w:t xml:space="preserve">(</w:t>
      </w:r>
      <m:oMath>
        <m:r>
          <m:t>M</m:t>
        </m:r>
        <m:r>
          <m:t>a</m:t>
        </m:r>
      </m:oMath>
      <w:r>
        <w:rPr>
          <w:rStyle w:val="redoc-citation-26"/>
        </w:rPr>
        <w:t xml:space="preserve">, c.f. McKenzie, 1969)</w:t>
      </w:r>
      <w:bookmarkEnd w:id="55"/>
      <w:r>
        <w:t xml:space="preserve">. We use</w:t>
      </w:r>
      <w:r>
        <w:t xml:space="preserve"> </w:t>
      </w:r>
      <m:oMath>
        <m:r>
          <m:t>Φ</m:t>
        </m:r>
      </m:oMath>
      <w:r>
        <w:t xml:space="preserve">/100 as it is commonly presented in the literature to reduce the thermal parameter to convenient</w:t>
      </w:r>
      <w:r>
        <w:t xml:space="preserve"> </w:t>
      </w:r>
      <w:bookmarkStart w:id="57" w:name="redoc-citation-27"/>
      <w:del w:id="34" w:author="Buchanan Kerswell" w:date="2021-02-04T20:36:54Z">
        <w:r>
          <w:rPr>
            <w:rStyle w:val="redoc-citation-27"/>
          </w:rPr>
          <w:delText xml:space="preserve">figures</w:delText>
        </w:r>
      </w:del>
      <w:ins w:id="30" w:author="Buchanan Kerswell" w:date="2021-02-04T20:36:54Z">
        <w:r>
          <w:rPr>
            <w:rStyle w:val="redoc-citation-27"/>
          </w:rPr>
          <w:t xml:space="preserve">values</w:t>
        </w:r>
      </w:ins>
      <w:r>
        <w:rPr>
          <w:rStyle w:val="redoc-citation-27"/>
        </w:rPr>
        <w:t xml:space="preserve"> </w:t>
      </w:r>
      <w:r>
        <w:rPr>
          <w:rStyle w:val="redoc-citation-27"/>
        </w:rPr>
        <w:t xml:space="preserve">(</w:t>
      </w:r>
      <w:bookmarkStart w:id="56" w:name="redoc-citation-30"/>
      <w:r>
        <w:rPr>
          <w:rStyle w:val="redoc-citation-30"/>
        </w:rPr>
        <w:t xml:space="preserve">Figure 2 a</w:t>
      </w:r>
      <w:bookmarkEnd w:id="56"/>
      <w:bookmarkEnd w:id="57"/>
      <w:r>
        <w:t xml:space="preserve">).</w:t>
      </w:r>
    </w:p>
    <w:p>
      <w:pPr>
        <w:pStyle w:val="CaptionedFigure"/>
      </w:pPr>
      <w:bookmarkStart w:id="59" w:name="fig:params"/>
      <w:r>
        <w:drawing>
          <wp:inline>
            <wp:extent cx="5334000" cy="3333749"/>
            <wp:effectExtent b="0" l="0" r="0" t="0"/>
            <wp:docPr descr="Figure 2: The range of key parameters investigated in this study. (a) Modelled slab ages and convergence velocities thermal parameters range from 13 to 110 km/100 and broadly reflect the middle-range of the global the distribution of slab ages and convergence velocities in modern subduction zones with thermal parameters ranging from 13 to 110 km/100. Model names include the prefix “cd” for “coupling depth” with arbitrarily increasing alphabetic suffixes. Note that neither axes are continuous. (b) Geotherms were constructed using a one-dimensional steady-state conductive cooling model using T(z=0) = 0~^{\circ}C and q(z=0) = 59,~63,~69,~79~mW/m^2, and constant radiogenic heating of 1.0 \mu W/m^3 for a 35 km-thick crust and 0.022 \mu W/m^3 for the mantle. The continental geotherms are calculated up to 1300 ^{\circ}C, with a 0.5 ^{\circ}C/km gradient (the mantle adiabat) for higher temperatures." title="" id="7" name="Picture"/>
            <a:graphic>
              <a:graphicData uri="http://schemas.openxmlformats.org/drawingml/2006/picture">
                <pic:pic>
                  <pic:nvPicPr>
                    <pic:cNvPr descr="../figs/fig2.png" id="8" name="Picture"/>
                    <pic:cNvPicPr>
                      <a:picLocks noChangeArrowheads="1" noChangeAspect="1"/>
                    </pic:cNvPicPr>
                  </pic:nvPicPr>
                  <pic:blipFill>
                    <a:blip r:embed="rId58"/>
                    <a:stretch>
                      <a:fillRect/>
                    </a:stretch>
                  </pic:blipFill>
                  <pic:spPr bwMode="auto">
                    <a:xfrm>
                      <a:off x="0" y="0"/>
                      <a:ext cx="5334000" cy="3333749"/>
                    </a:xfrm>
                    <a:prstGeom prst="rect">
                      <a:avLst/>
                    </a:prstGeom>
                    <a:noFill/>
                    <a:ln w="9525">
                      <a:noFill/>
                      <a:headEnd/>
                      <a:tailEnd/>
                    </a:ln>
                  </pic:spPr>
                </pic:pic>
              </a:graphicData>
            </a:graphic>
          </wp:inline>
        </w:drawing>
      </w:r>
      <w:bookmarkEnd w:id="59"/>
    </w:p>
    <w:p>
      <w:pPr>
        <w:pStyle w:val="ImageCaption"/>
      </w:pPr>
      <w:r>
        <w:t xml:space="preserve">Figure 2: The range of key parameters investigated in this study. (a) Modelled</w:t>
      </w:r>
      <w:r>
        <w:t xml:space="preserve"> </w:t>
      </w:r>
      <w:del w:id="35" w:author="Buchanan Kerswell" w:date="2021-02-04T20:36:54Z">
        <w:r>
          <w:delText xml:space="preserve">slab ages and convergence velocities</w:delText>
        </w:r>
      </w:del>
      <w:r>
        <w:t xml:space="preserve"> </w:t>
      </w:r>
      <w:ins w:id="31" w:author="Buchanan Kerswell" w:date="2021-02-04T20:36:54Z">
        <w:r>
          <w:t xml:space="preserve">thermal parameters range from 13 to 110</w:t>
        </w:r>
        <w:r>
          <w:t xml:space="preserve"> </w:t>
        </w:r>
        <m:oMath>
          <m:r>
            <m:t>k</m:t>
          </m:r>
          <m:r>
            <m:t>m</m:t>
          </m:r>
          <m:r>
            <m:rPr>
              <m:sty m:val="p"/>
            </m:rPr>
            <m:t>/</m:t>
          </m:r>
          <m:r>
            <m:t>100</m:t>
          </m:r>
        </m:oMath>
        <w:r>
          <w:t xml:space="preserve"> </w:t>
        </w:r>
        <w:r>
          <w:t xml:space="preserve">and</w:t>
        </w:r>
      </w:ins>
      <w:r>
        <w:t xml:space="preserve"> </w:t>
      </w:r>
      <w:r>
        <w:t xml:space="preserve">broadly reflect</w:t>
      </w:r>
      <w:r>
        <w:t xml:space="preserve"> </w:t>
      </w:r>
      <w:del w:id="36" w:author="Buchanan Kerswell" w:date="2021-02-04T20:36:54Z">
        <w:r>
          <w:delText xml:space="preserve">the middle-range of the global</w:delText>
        </w:r>
      </w:del>
      <w:r>
        <w:t xml:space="preserve"> </w:t>
      </w:r>
      <w:ins w:id="32" w:author="Buchanan Kerswell" w:date="2021-02-04T20:36:54Z">
        <w:r>
          <w:t xml:space="preserve">the</w:t>
        </w:r>
      </w:ins>
      <w:r>
        <w:t xml:space="preserve"> </w:t>
      </w:r>
      <w:r>
        <w:t xml:space="preserve">distribution of</w:t>
      </w:r>
      <w:r>
        <w:t xml:space="preserve"> </w:t>
      </w:r>
      <w:ins w:id="33" w:author="Buchanan Kerswell" w:date="2021-02-04T20:36:54Z">
        <w:r>
          <w:t xml:space="preserve">slab ages and convergence velocities in</w:t>
        </w:r>
      </w:ins>
      <w:r>
        <w:t xml:space="preserve"> </w:t>
      </w:r>
      <w:r>
        <w:t xml:space="preserve">modern subduction zones</w:t>
      </w:r>
      <w:r>
        <w:t xml:space="preserve"> </w:t>
      </w:r>
      <w:del w:id="37" w:author="Buchanan Kerswell" w:date="2021-02-04T20:36:54Z">
        <w:r>
          <w:delText xml:space="preserve">with thermal parameters ranging from 13 to 110</w:delText>
        </w:r>
        <w:r>
          <w:delText xml:space="preserve"> </w:delText>
        </w:r>
        <m:oMath>
          <m:r>
            <m:t>k</m:t>
          </m:r>
          <m:r>
            <m:t>m</m:t>
          </m:r>
          <m:r>
            <m:rPr>
              <m:sty m:val="p"/>
            </m:rPr>
            <m:t>/</m:t>
          </m:r>
          <m:r>
            <m:t>100</m:t>
          </m:r>
        </m:oMath>
      </w:del>
      <w:r>
        <w:t xml:space="preserve">. Model names include the prefix</w:t>
      </w:r>
      <w:r>
        <w:t xml:space="preserve"> </w:t>
      </w:r>
      <w:r>
        <w:t xml:space="preserve">“</w:t>
      </w:r>
      <w:r>
        <w:t xml:space="preserve">cd</w:t>
      </w:r>
      <w:r>
        <w:t xml:space="preserve">”</w:t>
      </w:r>
      <w:r>
        <w:t xml:space="preserve"> </w:t>
      </w:r>
      <w:r>
        <w:t xml:space="preserve">for</w:t>
      </w:r>
      <w:r>
        <w:t xml:space="preserve"> </w:t>
      </w:r>
      <w:r>
        <w:t xml:space="preserve">“</w:t>
      </w:r>
      <w:r>
        <w:t xml:space="preserve">coupling depth</w:t>
      </w:r>
      <w:r>
        <w:t xml:space="preserve">”</w:t>
      </w:r>
      <w:r>
        <w:t xml:space="preserve"> </w:t>
      </w:r>
      <w:r>
        <w:t xml:space="preserve">with</w:t>
      </w:r>
      <w:r>
        <w:t xml:space="preserve"> </w:t>
      </w:r>
      <w:del w:id="38" w:author="Buchanan Kerswell" w:date="2021-02-04T20:36:54Z">
        <w:r>
          <w:delText xml:space="preserve">arbitrarily</w:delText>
        </w:r>
      </w:del>
      <w:r>
        <w:t xml:space="preserve"> </w:t>
      </w:r>
      <w:r>
        <w:t xml:space="preserve">increasing alphabetic suffixes.</w:t>
      </w:r>
      <w:r>
        <w:t xml:space="preserve"> </w:t>
      </w:r>
      <w:ins w:id="34" w:author="Buchanan Kerswell" w:date="2021-02-04T20:36:54Z">
        <w:r>
          <w:t xml:space="preserve">Note that neither axes are continuous.</w:t>
        </w:r>
      </w:ins>
      <w:r>
        <w:t xml:space="preserve"> </w:t>
      </w:r>
      <w:r>
        <w:t xml:space="preserve">(b) Geotherms were constructed using a one-dimensional steady-state conductive cooling model using</w:t>
      </w:r>
      <w:r>
        <w:t xml:space="preserve"> </w:t>
      </w:r>
      <m:oMath>
        <m:r>
          <m:t>T</m:t>
        </m:r>
        <m:r>
          <m:rPr>
            <m:sty m:val="p"/>
          </m:rPr>
          <m:t>(</m:t>
        </m:r>
        <m:r>
          <m:t>z</m:t>
        </m:r>
        <m:r>
          <m:rPr>
            <m:sty m:val="p"/>
          </m:rPr>
          <m:t>=</m:t>
        </m:r>
        <m:r>
          <m:t>0</m:t>
        </m:r>
        <m:r>
          <m:rPr>
            <m:sty m:val="p"/>
          </m:rPr>
          <m:t>)</m:t>
        </m:r>
        <m:r>
          <m:rPr>
            <m:sty m:val="p"/>
          </m:rPr>
          <m:t>=</m:t>
        </m:r>
        <m:r>
          <m:t>0</m:t>
        </m:r>
        <m:sSup>
          <m:e>
            <m:r>
              <m:t> </m:t>
            </m:r>
          </m:e>
          <m:sup>
            <m:r>
              <m:rPr>
                <m:sty m:val="p"/>
              </m:rPr>
              <m:t>∘</m:t>
            </m:r>
          </m:sup>
        </m:sSup>
        <m:r>
          <m:t>C</m:t>
        </m:r>
      </m:oMath>
      <w:r>
        <w:t xml:space="preserve"> </w:t>
      </w:r>
      <w:r>
        <w:t xml:space="preserve">and</w:t>
      </w:r>
      <w:r>
        <w:t xml:space="preserve"> </w:t>
      </w:r>
      <m:oMath>
        <m:r>
          <m:t>q</m:t>
        </m:r>
        <m:r>
          <m:rPr>
            <m:sty m:val="p"/>
          </m:rPr>
          <m:t>(</m:t>
        </m:r>
        <m:r>
          <m:t>z</m:t>
        </m:r>
        <m:r>
          <m:rPr>
            <m:sty m:val="p"/>
          </m:rPr>
          <m:t>=</m:t>
        </m:r>
        <m:r>
          <m:t>0</m:t>
        </m:r>
        <m:r>
          <m:rPr>
            <m:sty m:val="p"/>
          </m:rPr>
          <m:t>)</m:t>
        </m:r>
        <m:r>
          <m:rPr>
            <m:sty m:val="p"/>
          </m:rPr>
          <m:t>=</m:t>
        </m:r>
        <m:r>
          <m:t>59</m:t>
        </m:r>
        <m:r>
          <m:rPr>
            <m:sty m:val="p"/>
          </m:rPr>
          <m:t>,</m:t>
        </m:r>
        <m:r>
          <m:t> </m:t>
        </m:r>
        <m:r>
          <m:t>63</m:t>
        </m:r>
        <m:r>
          <m:rPr>
            <m:sty m:val="p"/>
          </m:rPr>
          <m:t>,</m:t>
        </m:r>
        <m:r>
          <m:t> </m:t>
        </m:r>
        <m:r>
          <m:t>69</m:t>
        </m:r>
        <m:r>
          <m:rPr>
            <m:sty m:val="p"/>
          </m:rPr>
          <m:t>,</m:t>
        </m:r>
        <m:r>
          <m:t> </m:t>
        </m:r>
        <m:r>
          <m:t>79</m:t>
        </m:r>
        <m:r>
          <m:t> </m:t>
        </m:r>
        <m:r>
          <m:t>m</m:t>
        </m:r>
        <m:r>
          <m:t>W</m:t>
        </m:r>
        <m:r>
          <m:rPr>
            <m:sty m:val="p"/>
          </m:rPr>
          <m:t>/</m:t>
        </m:r>
        <m:sSup>
          <m:e>
            <m:r>
              <m:t>m</m:t>
            </m:r>
          </m:e>
          <m:sup>
            <m:r>
              <m:t>2</m:t>
            </m:r>
          </m:sup>
        </m:sSup>
      </m:oMath>
      <w:r>
        <w:t xml:space="preserve">, and constant radiogenic heating of 1.0</w:t>
      </w:r>
      <w:r>
        <w:t xml:space="preserve"> </w:t>
      </w:r>
      <m:oMath>
        <m:r>
          <m:t>μ</m:t>
        </m:r>
        <m:r>
          <m:t>W</m:t>
        </m:r>
        <m:r>
          <m:rPr>
            <m:sty m:val="p"/>
          </m:rPr>
          <m:t>/</m:t>
        </m:r>
        <m:sSup>
          <m:e>
            <m:r>
              <m:t>m</m:t>
            </m:r>
          </m:e>
          <m:sup>
            <m:r>
              <m:t>3</m:t>
            </m:r>
          </m:sup>
        </m:sSup>
      </m:oMath>
      <w:r>
        <w:t xml:space="preserve"> </w:t>
      </w:r>
      <w:r>
        <w:t xml:space="preserve">for a 35</w:t>
      </w:r>
      <w:r>
        <w:t xml:space="preserve"> </w:t>
      </w:r>
      <m:oMath>
        <m:r>
          <m:t>k</m:t>
        </m:r>
        <m:r>
          <m:t>m</m:t>
        </m:r>
      </m:oMath>
      <w:r>
        <w:t xml:space="preserve">-thick crust and 0.022</w:t>
      </w:r>
      <w:r>
        <w:t xml:space="preserve"> </w:t>
      </w:r>
      <m:oMath>
        <m:r>
          <m:t>μ</m:t>
        </m:r>
        <m:r>
          <m:t>W</m:t>
        </m:r>
        <m:r>
          <m:rPr>
            <m:sty m:val="p"/>
          </m:rPr>
          <m:t>/</m:t>
        </m:r>
        <m:sSup>
          <m:e>
            <m:r>
              <m:t>m</m:t>
            </m:r>
          </m:e>
          <m:sup>
            <m:r>
              <m:t>3</m:t>
            </m:r>
          </m:sup>
        </m:sSup>
      </m:oMath>
      <w:r>
        <w:t xml:space="preserve"> </w:t>
      </w:r>
      <w:r>
        <w:t xml:space="preserve">for the mantle. The continental geotherms are calculated up to 1300</w:t>
      </w:r>
      <w:r>
        <w:t xml:space="preserve"> </w:t>
      </w:r>
      <m:oMath>
        <m:sSup>
          <m:e>
            <m:r>
              <m:t>​</m:t>
            </m:r>
          </m:e>
          <m:sup>
            <m:r>
              <m:rPr>
                <m:sty m:val="p"/>
              </m:rPr>
              <m:t>∘</m:t>
            </m:r>
          </m:sup>
        </m:sSup>
      </m:oMath>
      <w:r>
        <w:t xml:space="preserve">C, with a 0.5</w:t>
      </w:r>
      <w:r>
        <w:t xml:space="preserve"> </w:t>
      </w:r>
      <m:oMath>
        <m:sSup>
          <m:e>
            <m:r>
              <m:t>​</m:t>
            </m:r>
          </m:e>
          <m:sup>
            <m:r>
              <m:rPr>
                <m:sty m:val="p"/>
              </m:rPr>
              <m:t>∘</m:t>
            </m:r>
          </m:sup>
        </m:sSup>
        <m:r>
          <m:t>C</m:t>
        </m:r>
        <m:r>
          <m:rPr>
            <m:sty m:val="p"/>
          </m:rPr>
          <m:t>/</m:t>
        </m:r>
        <m:r>
          <m:t>k</m:t>
        </m:r>
        <m:r>
          <m:t>m</m:t>
        </m:r>
      </m:oMath>
      <w:r>
        <w:t xml:space="preserve"> </w:t>
      </w:r>
      <w:r>
        <w:t xml:space="preserve">gradient (the mantle adiabat) for higher temperatures.</w:t>
      </w:r>
    </w:p>
    <w:bookmarkEnd w:id="60"/>
    <w:bookmarkStart w:id="64" w:name="Xa7e32a6e481128aa858d30ca9edb8918a751560"/>
    <w:p>
      <w:pPr>
        <w:pStyle w:val="Heading2"/>
      </w:pPr>
      <w:r>
        <w:t xml:space="preserve">Calculating geotherms and defining lithospheric thickness</w:t>
      </w:r>
    </w:p>
    <w:p>
      <w:pPr>
        <w:pStyle w:val="FirstParagraph"/>
      </w:pPr>
      <w:r>
        <w:t xml:space="preserve">The oceanic crust was modeled as 1</w:t>
      </w:r>
      <w:r>
        <w:t xml:space="preserve"> </w:t>
      </w:r>
      <m:oMath>
        <m:r>
          <m:t>k</m:t>
        </m:r>
        <m:r>
          <m:t>m</m:t>
        </m:r>
      </m:oMath>
      <w:r>
        <w:t xml:space="preserve"> </w:t>
      </w:r>
      <w:r>
        <w:t xml:space="preserve">of sediment cover overlying 2</w:t>
      </w:r>
      <w:r>
        <w:t xml:space="preserve"> </w:t>
      </w:r>
      <m:oMath>
        <m:r>
          <m:t>k</m:t>
        </m:r>
        <m:r>
          <m:t>m</m:t>
        </m:r>
      </m:oMath>
      <w:r>
        <w:t xml:space="preserve"> </w:t>
      </w:r>
      <w:r>
        <w:t xml:space="preserve">of basalt and 5</w:t>
      </w:r>
      <w:r>
        <w:t xml:space="preserve"> </w:t>
      </w:r>
      <m:oMath>
        <m:r>
          <m:t>k</m:t>
        </m:r>
        <m:r>
          <m:t>m</m:t>
        </m:r>
      </m:oMath>
      <w:r>
        <w:t xml:space="preserve"> </w:t>
      </w:r>
      <w:r>
        <w:t xml:space="preserve">of gabbro</w:t>
      </w:r>
      <w:r>
        <w:t xml:space="preserve"> </w:t>
      </w:r>
      <w:del w:id="39" w:author="Buchanan Kerswell" w:date="2021-02-04T20:36:54Z">
        <w:r>
          <w:delText xml:space="preserve">(Fig. 1b)</w:delText>
        </w:r>
      </w:del>
      <w:ins w:id="35" w:author="Buchanan Kerswell" w:date="2021-02-04T20:36:54Z">
        <w:r>
          <w:t xml:space="preserve">(Figure 1 a</w:t>
        </w:r>
        <w:r>
          <w:t xml:space="preserve">)</w:t>
        </w:r>
      </w:ins>
      <w:r>
        <w:t xml:space="preserve">. Oceanic lithosphere was continually made at a pseudo-mid-ocean ridge on the left boundary of the model and an enhanced vertical cooling condition was applied at 200</w:t>
      </w:r>
      <w:r>
        <w:t xml:space="preserve"> </w:t>
      </w:r>
      <m:oMath>
        <m:r>
          <m:t>k</m:t>
        </m:r>
        <m:r>
          <m:t>m</m:t>
        </m:r>
      </m:oMath>
      <w:r>
        <w:t xml:space="preserve"> </w:t>
      </w:r>
      <w:r>
        <w:t xml:space="preserve">from the mid-ocean ridge to adjust for the proper oceanic plate age, and therefore its lithospheric thickness as it enters the trench</w:t>
      </w:r>
      <w:r>
        <w:t xml:space="preserve"> </w:t>
      </w:r>
      <w:bookmarkStart w:id="61" w:name="redoc-citation-29"/>
      <w:r>
        <w:rPr>
          <w:rStyle w:val="redoc-citation-29"/>
        </w:rPr>
        <w:t xml:space="preserve">Figure 1 b,</w:t>
      </w:r>
      <w:r>
        <w:rPr>
          <w:rStyle w:val="redoc-citation-29"/>
        </w:rPr>
        <w:t xml:space="preserve"> </w:t>
      </w:r>
      <w:r>
        <w:rPr>
          <w:rStyle w:val="redoc-citation-29"/>
        </w:rPr>
        <w:t xml:space="preserve">Agrusta et al. (2013)</w:t>
      </w:r>
      <w:bookmarkEnd w:id="61"/>
      <w:r>
        <w:t xml:space="preserve">. We used plate ages from 32.6 to 110</w:t>
      </w:r>
      <w:r>
        <w:t xml:space="preserve"> </w:t>
      </w:r>
      <m:oMath>
        <m:r>
          <m:t>M</m:t>
        </m:r>
        <m:r>
          <m:t>a</m:t>
        </m:r>
      </m:oMath>
      <w:r>
        <w:t xml:space="preserve"> </w:t>
      </w:r>
      <w:r>
        <w:t xml:space="preserve">and convergence velocities from 40 to 100</w:t>
      </w:r>
      <w:r>
        <w:t xml:space="preserve"> </w:t>
      </w:r>
      <m:oMath>
        <m:r>
          <m:t>k</m:t>
        </m:r>
        <m:r>
          <m:t>m</m:t>
        </m:r>
        <m:r>
          <m:rPr>
            <m:sty m:val="p"/>
          </m:rPr>
          <m:t>/</m:t>
        </m:r>
        <m:r>
          <m:t>M</m:t>
        </m:r>
        <m:r>
          <m:t>a</m:t>
        </m:r>
      </m:oMath>
      <w:r>
        <w:t xml:space="preserve"> </w:t>
      </w:r>
      <w:r>
        <w:t xml:space="preserve">(Figure 2 a). This range of slab parameters broadly reflects the middle-range of the modern global subduction system</w:t>
      </w:r>
      <w:r>
        <w:t xml:space="preserve"> </w:t>
      </w:r>
      <w:bookmarkStart w:id="62" w:name="redoc-citation-31"/>
      <w:r>
        <w:rPr>
          <w:rStyle w:val="redoc-citation-31"/>
        </w:rPr>
        <w:t xml:space="preserve">(Syracuse &amp; Abers, 2006)</w:t>
      </w:r>
      <w:bookmarkEnd w:id="62"/>
      <w:r>
        <w:t xml:space="preserve">.</w:t>
      </w:r>
    </w:p>
    <w:p>
      <w:pPr>
        <w:pStyle w:val="BodyText"/>
      </w:pPr>
      <w:r>
        <w:t xml:space="preserve">The initial continental geotherms were determined by solving the heat flow equation in one-dimension to 1300</w:t>
      </w:r>
      <w:r>
        <w:t xml:space="preserve"> </w:t>
      </w:r>
      <m:oMath>
        <m:sSup>
          <m:e>
            <m:r>
              <m:t>​</m:t>
            </m:r>
          </m:e>
          <m:sup>
            <m:r>
              <m:rPr>
                <m:sty m:val="p"/>
              </m:rPr>
              <m:t>∘</m:t>
            </m:r>
          </m:sup>
        </m:sSup>
        <m:r>
          <m:t>C</m:t>
        </m:r>
      </m:oMath>
      <w:r>
        <w:t xml:space="preserve"> </w:t>
      </w:r>
      <w:r>
        <w:t xml:space="preserve">(</w:t>
      </w:r>
      <w:bookmarkStart w:id="63" w:name="redoc-citation-32"/>
      <w:r>
        <w:rPr>
          <w:rStyle w:val="redoc-citation-32"/>
        </w:rPr>
        <w:t xml:space="preserve">Figure 2 b</w:t>
      </w:r>
      <w:bookmarkEnd w:id="63"/>
      <w:r>
        <w:t xml:space="preserve">). We assumed a fixed temperature of 0</w:t>
      </w:r>
      <w:r>
        <w:t xml:space="preserve"> </w:t>
      </w:r>
      <m:oMath>
        <m:sSup>
          <m:e>
            <m:r>
              <m:t>​</m:t>
            </m:r>
          </m:e>
          <m:sup>
            <m:r>
              <m:rPr>
                <m:sty m:val="p"/>
              </m:rPr>
              <m:t>∘</m:t>
            </m:r>
          </m:sup>
        </m:sSup>
        <m:r>
          <m:t>C</m:t>
        </m:r>
      </m:oMath>
      <w:r>
        <w:t xml:space="preserve"> </w:t>
      </w:r>
      <w:r>
        <w:t xml:space="preserve">at the surface, constant radiogenic heating of 1</w:t>
      </w:r>
      <w:r>
        <w:t xml:space="preserve"> </w:t>
      </w:r>
      <m:oMath>
        <m:r>
          <m:t>μ</m:t>
        </m:r>
        <m:r>
          <m:t>W</m:t>
        </m:r>
        <m:r>
          <m:rPr>
            <m:sty m:val="p"/>
          </m:rPr>
          <m:t>/</m:t>
        </m:r>
        <m:sSup>
          <m:e>
            <m:r>
              <m:t>m</m:t>
            </m:r>
          </m:e>
          <m:sup>
            <m:r>
              <m:t>3</m:t>
            </m:r>
          </m:sup>
        </m:sSup>
      </m:oMath>
      <w:r>
        <w:t xml:space="preserve"> </w:t>
      </w:r>
      <w:r>
        <w:t xml:space="preserve">in the 35</w:t>
      </w:r>
      <w:r>
        <w:t xml:space="preserve"> </w:t>
      </w:r>
      <m:oMath>
        <m:r>
          <m:t>k</m:t>
        </m:r>
        <m:r>
          <m:t>m</m:t>
        </m:r>
      </m:oMath>
      <w:r>
        <w:t xml:space="preserve">-thick continental crust and 0.022</w:t>
      </w:r>
      <w:r>
        <w:t xml:space="preserve"> </w:t>
      </w:r>
      <m:oMath>
        <m:r>
          <m:t>μ</m:t>
        </m:r>
        <m:r>
          <m:t>W</m:t>
        </m:r>
        <m:r>
          <m:rPr>
            <m:sty m:val="p"/>
          </m:rPr>
          <m:t>/</m:t>
        </m:r>
        <m:sSup>
          <m:e>
            <m:r>
              <m:t>m</m:t>
            </m:r>
          </m:e>
          <m:sup>
            <m:r>
              <m:t>3</m:t>
            </m:r>
          </m:sup>
        </m:sSup>
      </m:oMath>
      <w:r>
        <w:t xml:space="preserve"> </w:t>
      </w:r>
      <w:r>
        <w:t xml:space="preserve">in the mantle, and thermal conductivities of 2.3</w:t>
      </w:r>
      <w:r>
        <w:t xml:space="preserve"> </w:t>
      </w:r>
      <m:oMath>
        <m:r>
          <m:t>W</m:t>
        </m:r>
        <m:r>
          <m:rPr>
            <m:sty m:val="p"/>
          </m:rPr>
          <m:t>/</m:t>
        </m:r>
        <m:r>
          <m:t>m</m:t>
        </m:r>
        <m:r>
          <m:t>K</m:t>
        </m:r>
      </m:oMath>
      <w:r>
        <w:t xml:space="preserve"> </w:t>
      </w:r>
      <w:r>
        <w:t xml:space="preserve">and 3.0</w:t>
      </w:r>
      <w:r>
        <w:t xml:space="preserve"> </w:t>
      </w:r>
      <m:oMath>
        <m:r>
          <m:t>W</m:t>
        </m:r>
        <m:r>
          <m:rPr>
            <m:sty m:val="p"/>
          </m:rPr>
          <m:t>/</m:t>
        </m:r>
        <m:r>
          <m:t>m</m:t>
        </m:r>
        <m:r>
          <m:t>K</m:t>
        </m:r>
      </m:oMath>
      <w:r>
        <w:t xml:space="preserve"> </w:t>
      </w:r>
      <w:r>
        <w:t xml:space="preserve">for the continental crust and mantle, respectively.</w:t>
      </w:r>
      <w:r>
        <w:t xml:space="preserve"> </w:t>
      </w:r>
      <w:del w:id="40" w:author="Buchanan Kerswell" w:date="2021-02-04T20:36:54Z">
        <w:r>
          <w:delText xml:space="preserve">Below the 1300</w:delText>
        </w:r>
        <w:r>
          <w:delText xml:space="preserve"> </w:delText>
        </w:r>
        <m:oMath>
          <m:sSup>
            <m:e>
              <m:r>
                <m:t>​</m:t>
              </m:r>
            </m:e>
            <m:sup>
              <m:r>
                <m:rPr>
                  <m:sty m:val="p"/>
                </m:rPr>
                <m:t>∘</m:t>
              </m:r>
            </m:sup>
          </m:sSup>
          <m:r>
            <m:t>C</m:t>
          </m:r>
        </m:oMath>
        <w:r>
          <w:delText xml:space="preserve"> </w:delText>
        </w:r>
        <w:r>
          <w:delText xml:space="preserve">isotherm the temperature increases by 0.5</w:delText>
        </w:r>
        <w:r>
          <w:delText xml:space="preserve"> </w:delText>
        </w:r>
        <m:oMath>
          <m:sSup>
            <m:e>
              <m:r>
                <m:t>​</m:t>
              </m:r>
            </m:e>
            <m:sup>
              <m:r>
                <m:rPr>
                  <m:sty m:val="p"/>
                </m:rPr>
                <m:t>∘</m:t>
              </m:r>
            </m:sup>
          </m:sSup>
          <m:r>
            <m:t>C</m:t>
          </m:r>
          <m:r>
            <m:rPr>
              <m:sty m:val="p"/>
            </m:rPr>
            <m:t>/</m:t>
          </m:r>
          <m:r>
            <m:t>k</m:t>
          </m:r>
          <m:r>
            <m:t>m</m:t>
          </m:r>
        </m:oMath>
        <w:r>
          <w:delText xml:space="preserve"> </w:delText>
        </w:r>
        <w:r>
          <w:delText xml:space="preserve">(the mantle adiabat)</w:delText>
        </w:r>
      </w:del>
      <w:ins w:id="36" w:author="Buchanan Kerswell" w:date="2021-02-04T20:36:54Z">
        <w:r>
          <w:t xml:space="preserve">Temperature increases by 0.5</w:t>
        </w:r>
        <w:r>
          <w:t xml:space="preserve"> </w:t>
        </w:r>
        <m:oMath>
          <m:sSup>
            <m:e>
              <m:r>
                <m:t>​</m:t>
              </m:r>
            </m:e>
            <m:sup>
              <m:r>
                <m:rPr>
                  <m:sty m:val="p"/>
                </m:rPr>
                <m:t>∘</m:t>
              </m:r>
            </m:sup>
          </m:sSup>
          <m:r>
            <m:t>C</m:t>
          </m:r>
          <m:r>
            <m:rPr>
              <m:sty m:val="p"/>
            </m:rPr>
            <m:t>/</m:t>
          </m:r>
          <m:r>
            <m:t>k</m:t>
          </m:r>
          <m:r>
            <m:t>m</m:t>
          </m:r>
        </m:oMath>
        <w:r>
          <w:t xml:space="preserve"> </w:t>
        </w:r>
        <w:r>
          <w:t xml:space="preserve">(the mantle adiabat) below the 1300</w:t>
        </w:r>
        <w:r>
          <w:t xml:space="preserve"> </w:t>
        </w:r>
        <m:oMath>
          <m:sSup>
            <m:e>
              <m:r>
                <m:t>​</m:t>
              </m:r>
            </m:e>
            <m:sup>
              <m:r>
                <m:rPr>
                  <m:sty m:val="p"/>
                </m:rPr>
                <m:t>∘</m:t>
              </m:r>
            </m:sup>
          </m:sSup>
          <m:r>
            <m:t>C</m:t>
          </m:r>
        </m:oMath>
        <w:r>
          <w:t xml:space="preserve"> </w:t>
        </w:r>
        <w:r>
          <w:t xml:space="preserve">isotherm</w:t>
        </w:r>
      </w:ins>
      <w:r>
        <w:t xml:space="preserve">.</w:t>
      </w:r>
    </w:p>
    <w:p>
      <w:pPr>
        <w:pStyle w:val="BodyText"/>
      </w:pPr>
      <w:r>
        <w:t xml:space="preserve">Many studies define the base of the continental lithosphere at the 1300</w:t>
      </w:r>
      <w:r>
        <w:t xml:space="preserve"> </w:t>
      </w:r>
      <m:oMath>
        <m:sSup>
          <m:e>
            <m:r>
              <m:t>​</m:t>
            </m:r>
          </m:e>
          <m:sup>
            <m:r>
              <m:rPr>
                <m:sty m:val="p"/>
              </m:rPr>
              <m:t>∘</m:t>
            </m:r>
          </m:sup>
        </m:sSup>
        <m:r>
          <m:t>C</m:t>
        </m:r>
      </m:oMath>
      <w:r>
        <w:t xml:space="preserve"> </w:t>
      </w:r>
      <w:r>
        <w:t xml:space="preserve">isotherm, but it can be determined more accurately from viscosity and strain rate as the model progresses. The mechanical base of the lithosphere in our models generally occurred around the 1100</w:t>
      </w:r>
      <w:r>
        <w:t xml:space="preserve"> </w:t>
      </w:r>
      <m:oMath>
        <m:sSup>
          <m:e>
            <m:r>
              <m:t>​</m:t>
            </m:r>
          </m:e>
          <m:sup>
            <m:r>
              <m:rPr>
                <m:sty m:val="p"/>
              </m:rPr>
              <m:t>∘</m:t>
            </m:r>
          </m:sup>
        </m:sSup>
        <m:r>
          <m:t>C</m:t>
        </m:r>
      </m:oMath>
      <w:r>
        <w:t xml:space="preserve"> </w:t>
      </w:r>
      <w:r>
        <w:t xml:space="preserve">isotherm—characterized by a rapid decrease in viscosity and increase in strain rate (Figures A3, A4, &amp; A5). As such, we consider the oceanic and continental lithosphere in this study as mechanical layers</w:t>
      </w:r>
      <w:r>
        <w:t xml:space="preserve"> </w:t>
      </w:r>
      <w:ins w:id="37" w:author="Buchanan Kerswell" w:date="2021-02-04T20:36:54Z">
        <w:r>
          <w:t xml:space="preserve">defined by viscosity, rather than merely temperature</w:t>
        </w:r>
      </w:ins>
      <w:r>
        <w:t xml:space="preserve">. For convenience, we refer to the continental lithospheric thickness as</w:t>
      </w:r>
      <w:r>
        <w:t xml:space="preserve"> </w:t>
      </w:r>
      <m:oMath>
        <m:sSub>
          <m:e>
            <m:r>
              <m:t>z</m:t>
            </m:r>
          </m:e>
          <m:sub>
            <m:r>
              <m:t>1100</m:t>
            </m:r>
          </m:sub>
        </m:sSub>
      </m:oMath>
      <w:r>
        <w:t xml:space="preserve"> </w:t>
      </w:r>
      <w:r>
        <w:t xml:space="preserve">because</w:t>
      </w:r>
      <w:r>
        <w:t xml:space="preserve"> </w:t>
      </w:r>
      <w:ins w:id="38" w:author="Buchanan Kerswell" w:date="2021-02-04T20:36:54Z">
        <w:r>
          <w:t xml:space="preserve">of</w:t>
        </w:r>
      </w:ins>
      <w:r>
        <w:t xml:space="preserve"> </w:t>
      </w:r>
      <w:r>
        <w:t xml:space="preserve">its</w:t>
      </w:r>
      <w:r>
        <w:t xml:space="preserve"> </w:t>
      </w:r>
      <w:ins w:id="39" w:author="Buchanan Kerswell" w:date="2021-02-04T20:36:54Z">
        <w:r>
          <w:t xml:space="preserve">general</w:t>
        </w:r>
      </w:ins>
      <w:r>
        <w:t xml:space="preserve"> </w:t>
      </w:r>
      <w:r>
        <w:t xml:space="preserve">correspondence with the 1100</w:t>
      </w:r>
      <w:r>
        <w:t xml:space="preserve"> </w:t>
      </w:r>
      <m:oMath>
        <m:sSup>
          <m:e>
            <m:r>
              <m:t>​</m:t>
            </m:r>
          </m:e>
          <m:sup>
            <m:r>
              <m:rPr>
                <m:sty m:val="p"/>
              </m:rPr>
              <m:t>∘</m:t>
            </m:r>
          </m:sup>
        </m:sSup>
        <m:r>
          <m:t>C</m:t>
        </m:r>
      </m:oMath>
      <w:r>
        <w:t xml:space="preserve"> </w:t>
      </w:r>
      <w:r>
        <w:t xml:space="preserve">isotherm</w:t>
      </w:r>
      <w:r>
        <w:t xml:space="preserve"> </w:t>
      </w:r>
      <w:del w:id="41" w:author="Buchanan Kerswell" w:date="2021-02-04T20:36:54Z">
        <w:r>
          <w:delText xml:space="preserve">makes it discernable in figures where we draw isotherms, but do not explicitly visualize viscosity or strain rate</w:delText>
        </w:r>
      </w:del>
      <w:r>
        <w:t xml:space="preserve">.</w:t>
      </w:r>
      <w:r>
        <w:t xml:space="preserve"> </w:t>
      </w:r>
      <w:del w:id="42" w:author="Buchanan Kerswell" w:date="2021-02-04T20:36:54Z">
        <w:r>
          <w:delText xml:space="preserve">To match our modelled range of backarc heat flow,</w:delText>
        </w:r>
        <w:r>
          <w:delText xml:space="preserve"> </w:delText>
        </w:r>
        <m:oMath>
          <m:sSub>
            <m:e>
              <m:r>
                <m:t>z</m:t>
              </m:r>
            </m:e>
            <m:sub>
              <m:r>
                <m:t>1100</m:t>
              </m:r>
            </m:sub>
          </m:sSub>
        </m:oMath>
        <w:r>
          <w:delText xml:space="preserve"> </w:delText>
        </w:r>
        <w:r>
          <w:delText xml:space="preserve">ranged from 46 to 94</w:delText>
        </w:r>
        <w:r>
          <w:delText xml:space="preserve"> </w:delText>
        </w:r>
        <m:oMath>
          <m:r>
            <m:t>k</m:t>
          </m:r>
          <m:r>
            <m:t>m</m:t>
          </m:r>
        </m:oMath>
        <w:r>
          <w:delText xml:space="preserve"> </w:delText>
        </w:r>
        <w:r>
          <w:delText xml:space="preserve">(Fig. 2b)</w:delText>
        </w:r>
      </w:del>
      <w:ins w:id="40" w:author="Buchanan Kerswell" w:date="2021-02-04T20:36:54Z">
        <w:r>
          <w:t xml:space="preserve">Our modelled range of</w:t>
        </w:r>
        <w:r>
          <w:t xml:space="preserve"> </w:t>
        </w:r>
        <m:oMath>
          <m:sSub>
            <m:e>
              <m:r>
                <m:t>z</m:t>
              </m:r>
            </m:e>
            <m:sub>
              <m:r>
                <m:t>1100</m:t>
              </m:r>
            </m:sub>
          </m:sSub>
        </m:oMath>
        <w:r>
          <w:t xml:space="preserve"> </w:t>
        </w:r>
        <w:r>
          <w:t xml:space="preserve">corresponds to backarc surface heat flow of 59, 63, 69, and 79</w:t>
        </w:r>
        <w:r>
          <w:t xml:space="preserve"> </w:t>
        </w:r>
        <m:oMath>
          <m:r>
            <m:t>m</m:t>
          </m:r>
          <m:r>
            <m:t>W</m:t>
          </m:r>
          <m:r>
            <m:rPr>
              <m:sty m:val="p"/>
            </m:rPr>
            <m:t>/</m:t>
          </m:r>
          <m:sSup>
            <m:e>
              <m:r>
                <m:t>m</m:t>
              </m:r>
            </m:e>
            <m:sup>
              <m:r>
                <m:t>2</m:t>
              </m:r>
            </m:sup>
          </m:sSup>
        </m:oMath>
      </w:ins>
      <w:r>
        <w:t xml:space="preserve">.</w:t>
      </w:r>
    </w:p>
    <w:bookmarkEnd w:id="64"/>
    <w:bookmarkStart w:id="78" w:name="metamorphic-dehydration-reactions"/>
    <w:p>
      <w:pPr>
        <w:pStyle w:val="Heading2"/>
      </w:pPr>
      <w:r>
        <w:t xml:space="preserve">Metamorphic (de)hydration reactions</w:t>
      </w:r>
    </w:p>
    <w:p>
      <w:pPr>
        <w:pStyle w:val="FirstParagraph"/>
      </w:pPr>
      <w:r>
        <w:t xml:space="preserve">Our use of Lagrangian markers to store pressure, temperature, and rheology</w:t>
      </w:r>
      <w:r>
        <w:t xml:space="preserve"> </w:t>
      </w:r>
      <w:bookmarkStart w:id="65" w:name="redoc-citation-33"/>
      <w:del w:id="43" w:author="Buchanan Kerswell" w:date="2021-02-04T20:36:54Z">
        <w:r>
          <w:rPr>
            <w:rStyle w:val="redoc-citation-33"/>
          </w:rPr>
          <w:delText xml:space="preserve">corresponding with rock-specific flow laws</w:delText>
        </w:r>
      </w:del>
      <w:r>
        <w:rPr>
          <w:rStyle w:val="redoc-citation-33"/>
        </w:rPr>
        <w:t xml:space="preserve"> </w:t>
      </w:r>
      <w:r>
        <w:rPr>
          <w:rStyle w:val="redoc-citation-33"/>
        </w:rPr>
        <w:t xml:space="preserve">allows for</w:t>
      </w:r>
      <w:r>
        <w:rPr>
          <w:rStyle w:val="redoc-citation-33"/>
        </w:rPr>
        <w:t xml:space="preserve"> </w:t>
      </w:r>
      <w:del w:id="44" w:author="Buchanan Kerswell" w:date="2021-02-04T20:36:54Z">
        <w:r>
          <w:rPr>
            <w:rStyle w:val="redoc-citation-33"/>
          </w:rPr>
          <w:delText xml:space="preserve">changes to material properties (e.g., viscosity, density, etc.) that can result from metamorphic reactions</w:delText>
        </w:r>
      </w:del>
      <w:ins w:id="41" w:author="Buchanan Kerswell" w:date="2021-02-04T20:36:54Z">
        <w:r>
          <w:rPr>
            <w:rStyle w:val="redoc-citation-33"/>
          </w:rPr>
          <w:t xml:space="preserve">subsequent changes of material properties for rocks undergoing simulated metamorphic reactions</w:t>
        </w:r>
      </w:ins>
      <w:r>
        <w:rPr>
          <w:rStyle w:val="redoc-citation-33"/>
        </w:rPr>
        <w:t xml:space="preserve">. In our models, we focused on dehydration reactions in the slab and the formation and breakdown of antigorite in the mantle wedge. For computational efficiency our models did not solve for thermodynamically stable mineral assemblages to compute water contents for the slab and mantle wedge</w:t>
      </w:r>
      <w:r>
        <w:rPr>
          <w:rStyle w:val="redoc-citation-33"/>
        </w:rPr>
        <w:t xml:space="preserve"> </w:t>
      </w:r>
      <w:r>
        <w:rPr>
          <w:rStyle w:val="redoc-citation-33"/>
        </w:rPr>
        <w:t xml:space="preserve">(e.g., Connolly, 2005)</w:t>
      </w:r>
      <w:bookmarkEnd w:id="65"/>
      <w:r>
        <w:t xml:space="preserve">. Instead,</w:t>
      </w:r>
      <w:bookmarkStart w:id="67" w:name="redoc-citation-34"/>
      <w:del w:id="45" w:author="Buchanan Kerswell" w:date="2021-02-04T20:36:54Z">
        <w:r>
          <w:rPr>
            <w:rStyle w:val="redoc-citation-34"/>
          </w:rPr>
          <w:delText xml:space="preserve">for the slab,</w:delText>
        </w:r>
      </w:del>
      <w:r>
        <w:rPr>
          <w:rStyle w:val="redoc-citation-34"/>
        </w:rPr>
        <w:t xml:space="preserve"> </w:t>
      </w:r>
      <w:r>
        <w:rPr>
          <w:rStyle w:val="redoc-citation-34"/>
        </w:rPr>
        <w:t xml:space="preserve">we implemented a simple model for gradual dehydration (eclogitization) of</w:t>
      </w:r>
      <w:r>
        <w:rPr>
          <w:rStyle w:val="redoc-citation-34"/>
        </w:rPr>
        <w:t xml:space="preserve"> </w:t>
      </w:r>
      <w:del w:id="46" w:author="Buchanan Kerswell" w:date="2021-02-04T20:36:54Z">
        <w:r>
          <w:rPr>
            <w:rStyle w:val="redoc-citation-34"/>
          </w:rPr>
          <w:delText xml:space="preserve">the</w:delText>
        </w:r>
      </w:del>
      <w:ins w:id="42" w:author="Buchanan Kerswell" w:date="2021-02-04T20:36:54Z">
        <w:r>
          <w:rPr>
            <w:rStyle w:val="redoc-citation-34"/>
          </w:rPr>
          <w:t xml:space="preserve">oceanic</w:t>
        </w:r>
      </w:ins>
      <w:r>
        <w:rPr>
          <w:rStyle w:val="redoc-citation-34"/>
        </w:rPr>
        <w:t xml:space="preserve"> </w:t>
      </w:r>
      <w:r>
        <w:rPr>
          <w:rStyle w:val="redoc-citation-34"/>
        </w:rPr>
        <w:t xml:space="preserve">crust, computed as a linear function of depth (lithostatic pressure), with a maximum depth (150</w:t>
      </w:r>
      <w:r>
        <w:rPr>
          <w:rStyle w:val="redoc-citation-34"/>
        </w:rPr>
        <w:t xml:space="preserve"> </w:t>
      </w:r>
      <m:oMath>
        <m:r>
          <m:t>k</m:t>
        </m:r>
        <m:r>
          <m:t>m</m:t>
        </m:r>
      </m:oMath>
      <w:r>
        <w:rPr>
          <w:rStyle w:val="redoc-citation-34"/>
        </w:rPr>
        <w:t xml:space="preserve">) where the slab was completely dehydrated. This approach effectively simulates a continuous influx of water to the mantle wedge, beginning with compaction and release of connate water at shallow depths, followed by a sequence of reactions consuming major hydrous phases (chlorite, lawsonite, zoisite, chloritoid, talc, amphibole, and phengite) in different parts of the hydrated basaltic crust [</w:t>
      </w:r>
      <w:bookmarkStart w:id="66" w:name="redoc-citation-38"/>
      <w:r>
        <w:rPr>
          <w:rStyle w:val="redoc-citation-38"/>
        </w:rPr>
        <w:t xml:space="preserve">Schmidt &amp; Poli (1998)</w:t>
      </w:r>
      <w:bookmarkEnd w:id="66"/>
      <w:r>
        <w:rPr>
          <w:rStyle w:val="redoc-citation-34"/>
        </w:rPr>
        <w:t xml:space="preserve">;</w:t>
      </w:r>
      <w:r>
        <w:rPr>
          <w:rStyle w:val="redoc-citation-34"/>
        </w:rPr>
        <w:t xml:space="preserve"> </w:t>
      </w:r>
      <w:r>
        <w:rPr>
          <w:rStyle w:val="redoc-citation-34"/>
        </w:rPr>
        <w:t xml:space="preserve">Keken et al. (2011)</w:t>
      </w:r>
      <w:r>
        <w:rPr>
          <w:rStyle w:val="redoc-citation-34"/>
        </w:rPr>
        <w:t xml:space="preserve">]</w:t>
      </w:r>
      <w:bookmarkEnd w:id="67"/>
      <w:r>
        <w:t xml:space="preserve">.</w:t>
      </w:r>
      <w:r>
        <w:t xml:space="preserve"> </w:t>
      </w:r>
      <w:ins w:id="43" w:author="Buchanan Kerswell" w:date="2021-02-04T20:36:54Z">
        <w:r>
          <w:t xml:space="preserve">We are implicitly assuming slabs of different ages are similarly relseasing water. Older slabs, however, are more likely to carry water to greater depths because water-releasing reactions will be delayed along cold subduction thermal gradients, relative to younger slabs with warmer subduction thermal gradients</w:t>
        </w:r>
        <w:r>
          <w:t xml:space="preserve"> </w:t>
        </w:r>
        <w:r>
          <w:t xml:space="preserve">(Peacock, 1996)</w:t>
        </w:r>
        <w:r>
          <w:t xml:space="preserve">.</w:t>
        </w:r>
      </w:ins>
    </w:p>
    <w:p>
      <w:pPr>
        <w:pStyle w:val="BodyText"/>
      </w:pPr>
      <w:r>
        <w:t xml:space="preserve">For the mantle wedge, hydration of strong peridotite to form weak brucite and serpentine along the subduction interface is likely responsible for mechanical decoupling between the slab and the mantle wedge at shallow levels</w:t>
      </w:r>
      <w:r>
        <w:t xml:space="preserve"> </w:t>
      </w:r>
      <w:bookmarkStart w:id="68" w:name="redoc-citation-36"/>
      <w:r>
        <w:rPr>
          <w:rStyle w:val="redoc-citation-36"/>
        </w:rPr>
        <w:t xml:space="preserve">(Hyndman &amp; Peacock, 2003; Peacock &amp; Hyndman, 1999)</w:t>
      </w:r>
      <w:bookmarkEnd w:id="68"/>
      <w:r>
        <w:t xml:space="preserve">. If so, noting that brucite breaks down at much lower temperatures than serpentine</w:t>
      </w:r>
      <w:r>
        <w:t xml:space="preserve"> </w:t>
      </w:r>
      <w:bookmarkStart w:id="69" w:name="redoc-citation-37"/>
      <w:r>
        <w:rPr>
          <w:rStyle w:val="redoc-citation-37"/>
        </w:rPr>
        <w:t xml:space="preserve">(Schmidt &amp; Poli, 1998)</w:t>
      </w:r>
      <w:bookmarkEnd w:id="69"/>
      <w:r>
        <w:t xml:space="preserve">, the loss of serpentine likely represents the key transition from a weak wedge (and subduction interface) to a strong wedge. Dehydration of serpentine was modelled as an abrupt, discontinuous reaction,</w:t>
      </w:r>
      <w:r>
        <w:t xml:space="preserve"> </w:t>
      </w:r>
      <w:del w:id="47" w:author="Buchanan Kerswell" w:date="2021-02-04T20:36:54Z">
        <w:r>
          <w:delText xml:space="preserve">which is a good approximation for extremely Mg-rich rocks like peridotites.</w:delText>
        </w:r>
      </w:del>
      <w:ins w:id="44" w:author="Buchanan Kerswell" w:date="2021-02-04T20:36:54Z">
        <w:r>
          <w:t xml:space="preserve">which is a good approximation for near-endmember compositions, like (Mg-rich) peridotites.</w:t>
        </w:r>
      </w:ins>
      <w:r>
        <w:t xml:space="preserve"> </w:t>
      </w:r>
      <w:r>
        <w:t xml:space="preserve">The P-T conditions of the reaction</w:t>
      </w:r>
      <w:r>
        <w:t xml:space="preserve"> </w:t>
      </w:r>
      <m:oMath>
        <m:r>
          <m:t>a</m:t>
        </m:r>
        <m:r>
          <m:t>n</m:t>
        </m:r>
        <m:r>
          <m:t>t</m:t>
        </m:r>
        <m:r>
          <m:t>i</m:t>
        </m:r>
        <m:r>
          <m:t>g</m:t>
        </m:r>
        <m:r>
          <m:t>o</m:t>
        </m:r>
        <m:r>
          <m:t>r</m:t>
        </m:r>
        <m:r>
          <m:t>i</m:t>
        </m:r>
        <m:r>
          <m:t>t</m:t>
        </m:r>
        <m:r>
          <m:t>e</m:t>
        </m:r>
        <m:r>
          <m:rPr>
            <m:sty m:val="p"/>
          </m:rPr>
          <m:t>⇔</m:t>
        </m:r>
        <m:r>
          <m:t>o</m:t>
        </m:r>
        <m:r>
          <m:t>l</m:t>
        </m:r>
        <m:r>
          <m:t>i</m:t>
        </m:r>
        <m:r>
          <m:t>v</m:t>
        </m:r>
        <m:r>
          <m:t>i</m:t>
        </m:r>
        <m:r>
          <m:t>n</m:t>
        </m:r>
        <m:r>
          <m:t>e</m:t>
        </m:r>
        <m:r>
          <m:rPr>
            <m:sty m:val="p"/>
          </m:rPr>
          <m:t>+</m:t>
        </m:r>
        <m:r>
          <m:t>o</m:t>
        </m:r>
        <m:r>
          <m:t>r</m:t>
        </m:r>
        <m:r>
          <m:t>t</m:t>
        </m:r>
        <m:r>
          <m:t>h</m:t>
        </m:r>
        <m:r>
          <m:t>o</m:t>
        </m:r>
        <m:r>
          <m:t>p</m:t>
        </m:r>
        <m:r>
          <m:t>y</m:t>
        </m:r>
        <m:r>
          <m:t>r</m:t>
        </m:r>
        <m:r>
          <m:t>o</m:t>
        </m:r>
        <m:r>
          <m:t>x</m:t>
        </m:r>
        <m:r>
          <m:t>e</m:t>
        </m:r>
        <m:r>
          <m:t>n</m:t>
        </m:r>
        <m:r>
          <m:t>e</m:t>
        </m:r>
        <m:r>
          <m:rPr>
            <m:sty m:val="p"/>
          </m:rPr>
          <m:t>+</m:t>
        </m:r>
        <m:sSub>
          <m:e>
            <m:r>
              <m:t>H</m:t>
            </m:r>
          </m:e>
          <m:sub>
            <m:r>
              <m:t>2</m:t>
            </m:r>
          </m:sub>
        </m:sSub>
        <m:r>
          <m:t>O</m:t>
        </m:r>
      </m:oMath>
      <w:r>
        <w:t xml:space="preserve"> </w:t>
      </w:r>
      <w:r>
        <w:t xml:space="preserve">were based on the experimentally determined stability field from</w:t>
      </w:r>
      <w:r>
        <w:t xml:space="preserve"> </w:t>
      </w:r>
      <w:r>
        <w:t xml:space="preserve">Schmidt &amp; Poli (1998)</w:t>
      </w:r>
      <w:r>
        <w:t xml:space="preserve"> </w:t>
      </w:r>
      <w:r>
        <w:t xml:space="preserve">and implemented into our model using the following equation:</w:t>
      </w:r>
    </w:p>
    <w:p>
      <w:pPr>
        <w:pStyle w:val="BodyText"/>
      </w:pPr>
      <w:bookmarkStart w:id="70" w:name="eq:antstab"/>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sSub>
                  <m:e>
                    <m:r>
                      <m:t>T</m:t>
                    </m:r>
                  </m:e>
                  <m:sub>
                    <m:r>
                      <m:t>a</m:t>
                    </m:r>
                    <m:r>
                      <m:t>t</m:t>
                    </m:r>
                    <m:r>
                      <m:t>g</m:t>
                    </m:r>
                    <m:r>
                      <m:rPr>
                        <m:sty m:val="p"/>
                      </m:rPr>
                      <m:t>−</m:t>
                    </m:r>
                    <m:r>
                      <m:t>o</m:t>
                    </m:r>
                    <m:r>
                      <m:t>u</m:t>
                    </m:r>
                    <m:r>
                      <m:t>t</m:t>
                    </m:r>
                  </m:sub>
                </m:sSub>
                <m:r>
                  <m:rPr>
                    <m:sty m:val="p"/>
                  </m:rPr>
                  <m:t>(</m:t>
                </m:r>
                <m:r>
                  <m:t>z</m:t>
                </m:r>
                <m:r>
                  <m:rPr>
                    <m:sty m:val="p"/>
                  </m:rPr>
                  <m:t>)</m:t>
                </m:r>
              </m:e>
              <m:e>
                <m:r>
                  <m:rPr>
                    <m:sty m:val="p"/>
                  </m:rPr>
                  <m:t>=</m:t>
                </m:r>
                <m:r>
                  <m:t>751.50</m:t>
                </m:r>
                <m:r>
                  <m:rPr>
                    <m:sty m:val="p"/>
                  </m:rPr>
                  <m:t>+</m:t>
                </m:r>
                <m:r>
                  <m:t>6.008</m:t>
                </m:r>
                <m:r>
                  <m:rPr>
                    <m:sty m:val="p"/>
                  </m:rPr>
                  <m:t>×</m:t>
                </m:r>
                <m:sSup>
                  <m:e>
                    <m:r>
                      <m:t>10</m:t>
                    </m:r>
                  </m:e>
                  <m:sup>
                    <m:r>
                      <m:rPr>
                        <m:sty m:val="p"/>
                      </m:rPr>
                      <m:t>−</m:t>
                    </m:r>
                    <m:r>
                      <m:t>3</m:t>
                    </m:r>
                  </m:sup>
                </m:sSup>
                <m:r>
                  <m:t>z</m:t>
                </m:r>
                <m:r>
                  <m:rPr>
                    <m:sty m:val="p"/>
                  </m:rPr>
                  <m:t>−</m:t>
                </m:r>
                <m:r>
                  <m:t>3.469</m:t>
                </m:r>
                <m:r>
                  <m:rPr>
                    <m:sty m:val="p"/>
                  </m:rPr>
                  <m:t>×</m:t>
                </m:r>
                <m:sSup>
                  <m:e>
                    <m:r>
                      <m:t>10</m:t>
                    </m:r>
                  </m:e>
                  <m:sup>
                    <m:r>
                      <m:rPr>
                        <m:sty m:val="p"/>
                      </m:rPr>
                      <m:t>−</m:t>
                    </m:r>
                    <m:r>
                      <m:t>8</m:t>
                    </m:r>
                  </m:sup>
                </m:sSup>
                <m:sSup>
                  <m:e>
                    <m:r>
                      <m:t>z</m:t>
                    </m:r>
                  </m:e>
                  <m:sup>
                    <m:r>
                      <m:t>2</m:t>
                    </m:r>
                  </m:sup>
                </m:sSup>
              </m:e>
              <m:e/>
              <m:e>
                <m:r>
                  <m:rPr>
                    <m:nor/>
                    <m:sty m:val="p"/>
                  </m:rPr>
                  <m:t>for</m:t>
                </m:r>
                <m:r>
                  <m:t> </m:t>
                </m:r>
                <m:r>
                  <m:t>z</m:t>
                </m:r>
                <m:r>
                  <m:rPr>
                    <m:sty m:val="p"/>
                  </m:rPr>
                  <m:t>&lt;</m:t>
                </m:r>
                <m:r>
                  <m:t>63000</m:t>
                </m:r>
                <m:r>
                  <m:t>m</m:t>
                </m:r>
              </m:e>
            </m:mr>
            <m:mr>
              <m:e>
                <m:sSub>
                  <m:e>
                    <m:r>
                      <m:t>T</m:t>
                    </m:r>
                  </m:e>
                  <m:sub>
                    <m:r>
                      <m:t>a</m:t>
                    </m:r>
                    <m:r>
                      <m:t>t</m:t>
                    </m:r>
                    <m:r>
                      <m:t>g</m:t>
                    </m:r>
                    <m:r>
                      <m:rPr>
                        <m:sty m:val="p"/>
                      </m:rPr>
                      <m:t>−</m:t>
                    </m:r>
                    <m:r>
                      <m:t>o</m:t>
                    </m:r>
                    <m:r>
                      <m:t>u</m:t>
                    </m:r>
                    <m:r>
                      <m:t>t</m:t>
                    </m:r>
                  </m:sub>
                </m:sSub>
                <m:r>
                  <m:rPr>
                    <m:sty m:val="p"/>
                  </m:rPr>
                  <m:t>(</m:t>
                </m:r>
                <m:r>
                  <m:t>z</m:t>
                </m:r>
                <m:r>
                  <m:rPr>
                    <m:sty m:val="p"/>
                  </m:rPr>
                  <m:t>)</m:t>
                </m:r>
              </m:e>
              <m:e>
                <m:r>
                  <m:rPr>
                    <m:sty m:val="p"/>
                  </m:rPr>
                  <m:t>=</m:t>
                </m:r>
                <m:r>
                  <m:t>1013.2</m:t>
                </m:r>
                <m:r>
                  <m:rPr>
                    <m:sty m:val="p"/>
                  </m:rPr>
                  <m:t>−</m:t>
                </m:r>
                <m:r>
                  <m:t>6.039</m:t>
                </m:r>
                <m:r>
                  <m:rPr>
                    <m:sty m:val="p"/>
                  </m:rPr>
                  <m:t>×</m:t>
                </m:r>
                <m:sSup>
                  <m:e>
                    <m:r>
                      <m:t>10</m:t>
                    </m:r>
                  </m:e>
                  <m:sup>
                    <m:r>
                      <m:rPr>
                        <m:sty m:val="p"/>
                      </m:rPr>
                      <m:t>−</m:t>
                    </m:r>
                    <m:r>
                      <m:t>5</m:t>
                    </m:r>
                  </m:sup>
                </m:sSup>
                <m:r>
                  <m:t>z</m:t>
                </m:r>
                <m:r>
                  <m:rPr>
                    <m:sty m:val="p"/>
                  </m:rPr>
                  <m:t>−</m:t>
                </m:r>
                <m:r>
                  <m:t>4.289</m:t>
                </m:r>
                <m:r>
                  <m:rPr>
                    <m:sty m:val="p"/>
                  </m:rPr>
                  <m:t>×</m:t>
                </m:r>
                <m:r>
                  <m:t>10</m:t>
                </m:r>
                <m:r>
                  <m:rPr>
                    <m:sty m:val="p"/>
                  </m:rPr>
                  <m:t>−</m:t>
                </m:r>
                <m:r>
                  <m:t>9</m:t>
                </m:r>
                <m:sSup>
                  <m:e>
                    <m:r>
                      <m:t>z</m:t>
                    </m:r>
                  </m:e>
                  <m:sup>
                    <m:r>
                      <m:t>2</m:t>
                    </m:r>
                  </m:sup>
                </m:sSup>
              </m:e>
              <m:e/>
              <m:e>
                <m:r>
                  <m:rPr>
                    <m:nor/>
                    <m:sty m:val="p"/>
                  </m:rPr>
                  <m:t>for</m:t>
                </m:r>
                <m:r>
                  <m:t> </m:t>
                </m:r>
                <m:r>
                  <m:t>z</m:t>
                </m:r>
                <m:r>
                  <m:rPr>
                    <m:sty m:val="p"/>
                  </m:rPr>
                  <m:t>&gt;</m:t>
                </m:r>
                <m:r>
                  <m:t>63000</m:t>
                </m:r>
                <m:r>
                  <m:t>m</m:t>
                </m:r>
              </m:e>
            </m:mr>
          </m:m>
          <m:r>
            <m:t>  </m:t>
          </m:r>
          <m:r>
            <m:rPr>
              <m:sty m:val="p"/>
            </m:rPr>
            <m:t>(</m:t>
          </m:r>
          <m:r>
            <m:t>1</m:t>
          </m:r>
          <m:r>
            <m:rPr>
              <m:sty m:val="p"/>
            </m:rPr>
            <m:t>)</m:t>
          </m:r>
        </m:oMath>
      </m:oMathPara>
      <w:bookmarkEnd w:id="70"/>
    </w:p>
    <w:p>
      <w:pPr>
        <w:pStyle w:val="FirstParagraph"/>
      </w:pPr>
      <w:r>
        <w:t xml:space="preserve">where</w:t>
      </w:r>
      <w:r>
        <w:t xml:space="preserve"> </w:t>
      </w:r>
      <m:oMath>
        <m:r>
          <m:t>z</m:t>
        </m:r>
      </m:oMath>
      <w:r>
        <w:t xml:space="preserve"> </w:t>
      </w:r>
      <w:r>
        <w:t xml:space="preserve">is the depth of a marker from the surface in meters and</w:t>
      </w:r>
      <w:r>
        <w:t xml:space="preserve"> </w:t>
      </w:r>
      <m:oMath>
        <m:r>
          <m:t>T</m:t>
        </m:r>
      </m:oMath>
      <w:r>
        <w:t xml:space="preserve"> </w:t>
      </w:r>
      <w:r>
        <w:t xml:space="preserve">is temperature in Kelvins. This reaction placement is also consistent to within 25</w:t>
      </w:r>
      <w:r>
        <w:t xml:space="preserve"> </w:t>
      </w:r>
      <m:oMath>
        <m:sSup>
          <m:e>
            <m:r>
              <m:t>​</m:t>
            </m:r>
          </m:e>
          <m:sup>
            <m:r>
              <m:rPr>
                <m:sty m:val="p"/>
              </m:rPr>
              <m:t>∘</m:t>
            </m:r>
          </m:sup>
        </m:sSup>
        <m:r>
          <m:t>C</m:t>
        </m:r>
      </m:oMath>
      <w:r>
        <w:t xml:space="preserve"> </w:t>
      </w:r>
      <w:r>
        <w:t xml:space="preserve">with recent experiments</w:t>
      </w:r>
      <w:r>
        <w:t xml:space="preserve"> </w:t>
      </w:r>
      <w:bookmarkStart w:id="71" w:name="redoc-citation-39"/>
      <w:r>
        <w:rPr>
          <w:rStyle w:val="redoc-citation-39"/>
        </w:rPr>
        <w:t xml:space="preserve">(Shen et al., 2015)</w:t>
      </w:r>
      <w:bookmarkEnd w:id="71"/>
      <w:r>
        <w:t xml:space="preserve">. Under assumptions of thermodynamic equilibrium, markers whose internal temperature exceeds</w:t>
      </w:r>
      <w:r>
        <w:t xml:space="preserve"> </w:t>
      </w:r>
      <m:oMath>
        <m:r>
          <m:t>T</m:t>
        </m:r>
        <m:r>
          <m:rPr>
            <m:sty m:val="p"/>
          </m:rPr>
          <m:t>(</m:t>
        </m:r>
        <m:r>
          <m:t>z</m:t>
        </m:r>
        <m:r>
          <m:rPr>
            <m:sty m:val="p"/>
          </m:rPr>
          <m:t>)</m:t>
        </m:r>
      </m:oMath>
      <w:r>
        <w:t xml:space="preserve"> </w:t>
      </w:r>
      <w:r>
        <w:t xml:space="preserve">spontaneously formed</w:t>
      </w:r>
      <w:r>
        <w:t xml:space="preserve"> </w:t>
      </w:r>
      <m:oMath>
        <m:r>
          <m:t>o</m:t>
        </m:r>
        <m:r>
          <m:t>l</m:t>
        </m:r>
        <m:r>
          <m:t>i</m:t>
        </m:r>
        <m:r>
          <m:t>v</m:t>
        </m:r>
        <m:r>
          <m:t>i</m:t>
        </m:r>
        <m:r>
          <m:t>n</m:t>
        </m:r>
        <m:r>
          <m:t>e</m:t>
        </m:r>
        <m:r>
          <m:rPr>
            <m:sty m:val="p"/>
          </m:rPr>
          <m:t>+</m:t>
        </m:r>
        <m:r>
          <m:t>o</m:t>
        </m:r>
        <m:r>
          <m:t>r</m:t>
        </m:r>
        <m:r>
          <m:t>t</m:t>
        </m:r>
        <m:r>
          <m:t>h</m:t>
        </m:r>
        <m:r>
          <m:t>o</m:t>
        </m:r>
        <m:r>
          <m:t>p</m:t>
        </m:r>
        <m:r>
          <m:t>y</m:t>
        </m:r>
        <m:r>
          <m:t>r</m:t>
        </m:r>
        <m:r>
          <m:t>o</m:t>
        </m:r>
        <m:r>
          <m:t>x</m:t>
        </m:r>
        <m:r>
          <m:t>e</m:t>
        </m:r>
        <m:r>
          <m:t>n</m:t>
        </m:r>
        <m:r>
          <m:t>e</m:t>
        </m:r>
        <m:r>
          <m:rPr>
            <m:sty m:val="p"/>
          </m:rPr>
          <m:t>+</m:t>
        </m:r>
        <m:sSub>
          <m:e>
            <m:r>
              <m:t>H</m:t>
            </m:r>
          </m:e>
          <m:sub>
            <m:r>
              <m:t>2</m:t>
            </m:r>
          </m:sub>
        </m:sSub>
        <m:r>
          <m:t>O</m:t>
        </m:r>
      </m:oMath>
      <w:r>
        <w:t xml:space="preserve">, releasing their crystal-bound water.</w:t>
      </w:r>
      <w:r>
        <w:t xml:space="preserve"> </w:t>
      </w:r>
      <w:ins w:id="45" w:author="Buchanan Kerswell" w:date="2021-02-04T20:36:54Z">
        <w:r>
          <w:t xml:space="preserve">This implementation is common to versions of I2VIS that do not implement thermodynamic computations of mineral stability</w:t>
        </w:r>
        <w:r>
          <w:t xml:space="preserve"> </w:t>
        </w:r>
        <w:r>
          <w:t xml:space="preserve">(e.g., Connolly, 2005)</w:t>
        </w:r>
        <w:r>
          <w:t xml:space="preserve">.</w:t>
        </w:r>
      </w:ins>
    </w:p>
    <w:p>
      <w:pPr>
        <w:pStyle w:val="BodyText"/>
      </w:pPr>
      <w:r>
        <w:t xml:space="preserve">The excess water released by a rock marker was modelled as a fluid particle that migrates through rocks with a velocity defined by pressure gradients</w:t>
      </w:r>
      <w:bookmarkStart w:id="72" w:name="redoc-citation-41"/>
      <w:ins w:id="46" w:author="Buchanan Kerswell" w:date="2021-02-04T20:36:54Z">
        <w:r>
          <w:rPr>
            <w:rStyle w:val="redoc-citation-41"/>
          </w:rPr>
          <w:t xml:space="preserve">, plus a constant</w:t>
        </w:r>
        <w:r>
          <w:rPr>
            <w:rStyle w:val="redoc-citation-41"/>
          </w:rPr>
          <w:t xml:space="preserve"> </w:t>
        </w:r>
        <m:oMath>
          <m:r>
            <m:t>10</m:t>
          </m:r>
          <m:r>
            <m:t> </m:t>
          </m:r>
          <m:r>
            <m:t>c</m:t>
          </m:r>
          <m:r>
            <m:t>m</m:t>
          </m:r>
          <m:r>
            <m:rPr>
              <m:sty m:val="p"/>
            </m:rPr>
            <m:t>/</m:t>
          </m:r>
          <m:r>
            <m:t>y</m:t>
          </m:r>
          <m:r>
            <m:t>r</m:t>
          </m:r>
        </m:oMath>
        <w:r>
          <w:rPr>
            <w:rStyle w:val="redoc-citation-41"/>
          </w:rPr>
          <w:t xml:space="preserve"> </w:t>
        </w:r>
        <w:r>
          <w:rPr>
            <w:rStyle w:val="redoc-citation-41"/>
          </w:rPr>
          <w:t xml:space="preserve">vertical component</w:t>
        </w:r>
      </w:ins>
      <w:r>
        <w:rPr>
          <w:rStyle w:val="redoc-citation-41"/>
        </w:rPr>
        <w:t xml:space="preserve"> </w:t>
      </w:r>
      <w:r>
        <w:rPr>
          <w:rStyle w:val="redoc-citation-41"/>
        </w:rPr>
        <w:t xml:space="preserve">(see Appendix, Faccenda et al., 2009)</w:t>
      </w:r>
      <w:bookmarkEnd w:id="72"/>
      <w:r>
        <w:t xml:space="preserve">. The fluid particle migrates until it reaches material that can consume an additional amount of water by equilibrium hydration reactions (e.g.,</w:t>
      </w:r>
      <w:r>
        <w:t xml:space="preserve"> </w:t>
      </w:r>
      <w:bookmarkStart w:id="73" w:name="redoc-citation-42"/>
      <w:r>
        <w:rPr>
          <w:rStyle w:val="redoc-citation-42"/>
        </w:rPr>
        <w:t xml:space="preserve">Equation 1</w:t>
      </w:r>
      <w:bookmarkEnd w:id="73"/>
      <w:r>
        <w:t xml:space="preserve">). Theoretically, the mantle can store large amounts of water because antigorite is stable at shallow mantle conditions and can contain up to 13</w:t>
      </w:r>
      <w:r>
        <w:t xml:space="preserve"> </w:t>
      </w:r>
      <m:oMath>
        <m:r>
          <m:t>w</m:t>
        </m:r>
        <m:r>
          <m:t>t</m:t>
        </m:r>
        <m:r>
          <m:rPr>
            <m:sty m:val="p"/>
          </m:rPr>
          <m:t>.</m:t>
        </m:r>
        <m:r>
          <m:rPr>
            <m:sty m:val="p"/>
          </m:rPr>
          <m:t>%</m:t>
        </m:r>
      </m:oMath>
      <w:r>
        <w:t xml:space="preserve"> </w:t>
      </w:r>
      <w:r>
        <w:t xml:space="preserve">water</w:t>
      </w:r>
      <w:r>
        <w:t xml:space="preserve"> </w:t>
      </w:r>
      <w:bookmarkStart w:id="74" w:name="redoc-citation-43"/>
      <w:r>
        <w:rPr>
          <w:rStyle w:val="redoc-citation-43"/>
        </w:rPr>
        <w:t xml:space="preserve">(Reynard, 2013)</w:t>
      </w:r>
      <w:bookmarkEnd w:id="74"/>
      <w:r>
        <w:t xml:space="preserve">. Thermodynamic models predict 8</w:t>
      </w:r>
      <w:r>
        <w:t xml:space="preserve"> </w:t>
      </w:r>
      <m:oMath>
        <m:r>
          <m:t>w</m:t>
        </m:r>
        <m:r>
          <m:t>t</m:t>
        </m:r>
        <m:r>
          <m:rPr>
            <m:sty m:val="p"/>
          </m:rPr>
          <m:t>.</m:t>
        </m:r>
        <m:r>
          <m:rPr>
            <m:sty m:val="p"/>
          </m:rPr>
          <m:t>%</m:t>
        </m:r>
      </m:oMath>
      <w:r>
        <w:t xml:space="preserve"> </w:t>
      </w:r>
      <w:r>
        <w:t xml:space="preserve">water in the mantle wedge</w:t>
      </w:r>
      <w:r>
        <w:t xml:space="preserve"> </w:t>
      </w:r>
      <w:bookmarkStart w:id="75" w:name="redoc-citation-44"/>
      <w:r>
        <w:rPr>
          <w:rStyle w:val="redoc-citation-44"/>
        </w:rPr>
        <w:t xml:space="preserve">(Connolly, 2005)</w:t>
      </w:r>
      <w:bookmarkEnd w:id="75"/>
      <w:r>
        <w:t xml:space="preserve">. However, seismic studies suggest that most forearcs are only partially serpentinized (</w:t>
      </w:r>
      <m:oMath>
        <m:r>
          <m:rPr>
            <m:sty m:val="p"/>
          </m:rPr>
          <m:t>&lt;</m:t>
        </m:r>
      </m:oMath>
      <w:r>
        <w:t xml:space="preserve"> </w:t>
      </w:r>
      <w:r>
        <w:t xml:space="preserve">20-40</w:t>
      </w:r>
      <w:r>
        <w:t xml:space="preserve"> </w:t>
      </w:r>
      <m:oMath>
        <m:r>
          <m:rPr>
            <m:sty m:val="p"/>
          </m:rPr>
          <m:t>%</m:t>
        </m:r>
      </m:oMath>
      <w:r>
        <w:t xml:space="preserve">), equating to water contents of ca. 3-6</w:t>
      </w:r>
      <w:r>
        <w:t xml:space="preserve"> </w:t>
      </w:r>
      <m:oMath>
        <m:r>
          <m:t>w</m:t>
        </m:r>
        <m:r>
          <m:t>t</m:t>
        </m:r>
        <m:r>
          <m:rPr>
            <m:sty m:val="p"/>
          </m:rPr>
          <m:t>.</m:t>
        </m:r>
        <m:r>
          <m:rPr>
            <m:sty m:val="p"/>
          </m:rPr>
          <m:t>%</m:t>
        </m:r>
      </m:oMath>
      <w:r>
        <w:t xml:space="preserve"> </w:t>
      </w:r>
      <w:bookmarkStart w:id="76" w:name="redoc-citation-45"/>
      <w:r>
        <w:rPr>
          <w:rStyle w:val="redoc-citation-45"/>
        </w:rPr>
        <w:t xml:space="preserve">(Abers et al., 2017; Carlson &amp; Miller, 2003)</w:t>
      </w:r>
      <w:bookmarkEnd w:id="76"/>
      <w:r>
        <w:t xml:space="preserve">. Therefore we limit mantle wedge hydration to</w:t>
      </w:r>
      <w:r>
        <w:t xml:space="preserve"> </w:t>
      </w:r>
      <m:oMath>
        <m:r>
          <m:rPr>
            <m:sty m:val="p"/>
          </m:rPr>
          <m:t>≤</m:t>
        </m:r>
      </m:oMath>
      <w:r>
        <w:t xml:space="preserve"> </w:t>
      </w:r>
      <w:r>
        <w:t xml:space="preserve">2</w:t>
      </w:r>
      <w:r>
        <w:t xml:space="preserve"> </w:t>
      </w:r>
      <m:oMath>
        <m:r>
          <m:t>w</m:t>
        </m:r>
        <m:r>
          <m:t>t</m:t>
        </m:r>
        <m:r>
          <m:rPr>
            <m:sty m:val="p"/>
          </m:rPr>
          <m:t>.</m:t>
        </m:r>
        <m:r>
          <m:rPr>
            <m:sty m:val="p"/>
          </m:rPr>
          <m:t>%</m:t>
        </m:r>
        <m:r>
          <m:t> </m:t>
        </m:r>
        <m:sSub>
          <m:e>
            <m:r>
              <m:t>H</m:t>
            </m:r>
          </m:e>
          <m:sub>
            <m:r>
              <m:t>2</m:t>
            </m:r>
          </m:sub>
        </m:sSub>
        <m:r>
          <m:t>O</m:t>
        </m:r>
      </m:oMath>
      <w:r>
        <w:t xml:space="preserve"> </w:t>
      </w:r>
      <w:r>
        <w:t xml:space="preserve">and assume any</w:t>
      </w:r>
      <w:r>
        <w:t xml:space="preserve"> </w:t>
      </w:r>
      <m:oMath>
        <m:sSub>
          <m:e>
            <m:r>
              <m:t>H</m:t>
            </m:r>
          </m:e>
          <m:sub>
            <m:r>
              <m:t>2</m:t>
            </m:r>
          </m:sub>
        </m:sSub>
        <m:r>
          <m:t>O</m:t>
        </m:r>
      </m:oMath>
      <w:r>
        <w:t xml:space="preserve"> </w:t>
      </w:r>
      <w:r>
        <w:t xml:space="preserve">in excess exits the system through channelized fluid flow</w:t>
      </w:r>
      <w:r>
        <w:t xml:space="preserve"> </w:t>
      </w:r>
      <w:bookmarkStart w:id="77" w:name="redoc-citation-46"/>
      <w:r>
        <w:rPr>
          <w:rStyle w:val="redoc-citation-46"/>
        </w:rPr>
        <w:t xml:space="preserve">(Davies, 1999)</w:t>
      </w:r>
      <w:bookmarkEnd w:id="77"/>
      <w:r>
        <w:t xml:space="preserve">.</w:t>
      </w:r>
    </w:p>
    <w:bookmarkEnd w:id="78"/>
    <w:bookmarkStart w:id="85" w:name="rheologic-model"/>
    <w:p>
      <w:pPr>
        <w:pStyle w:val="Heading2"/>
      </w:pPr>
      <w:r>
        <w:t xml:space="preserve">Rheologic Model</w:t>
      </w:r>
    </w:p>
    <w:p>
      <w:pPr>
        <w:pStyle w:val="FirstParagraph"/>
      </w:pPr>
      <w:ins w:id="47" w:author="Buchanan Kerswell" w:date="2021-02-04T20:36:54Z">
        <w:r>
          <w:t xml:space="preserve">Solid-state creep is modelled using experimentally derived temperature-pressure-stress-dependent flow laws in terms of strain rate</w:t>
        </w:r>
        <w:r>
          <w:t xml:space="preserve"> </w:t>
        </w:r>
        <w:bookmarkStart w:id="79" w:name="redoc-citation-47"/>
        <w:r>
          <w:rPr>
            <w:rStyle w:val="redoc-citation-47"/>
          </w:rPr>
          <w:t xml:space="preserve">(Ranalli, 1995)</w:t>
        </w:r>
        <w:bookmarkEnd w:id="79"/>
        <w:r>
          <w:t xml:space="preserve"> </w:t>
        </w:r>
        <w:r>
          <w:t xml:space="preserve">by:</w:t>
        </w:r>
      </w:ins>
    </w:p>
    <w:p>
      <w:pPr>
        <w:pStyle w:val="BodyText"/>
      </w:pPr>
      <w:ins w:id="48" w:author="Buchanan Kerswell" w:date="2021-02-04T20:36:54Z">
        <w:bookmarkStart w:id="80" w:name="eq:flowlaw"/>
        <m:oMathPara>
          <m:oMathParaPr>
            <m:jc m:val="center"/>
          </m:oMathParaPr>
          <m:oMath>
            <m:sSub>
              <m:e>
                <m:r>
                  <m:t>η</m:t>
                </m:r>
              </m:e>
              <m:sub>
                <m:r>
                  <m:t>c</m:t>
                </m:r>
                <m:r>
                  <m:t>r</m:t>
                </m:r>
                <m:r>
                  <m:t>e</m:t>
                </m:r>
                <m:r>
                  <m:t>e</m:t>
                </m:r>
                <m:r>
                  <m:t>p</m:t>
                </m:r>
              </m:sub>
            </m:sSub>
            <m:r>
              <m:rPr>
                <m:sty m:val="p"/>
              </m:rPr>
              <m:t>=</m:t>
            </m:r>
            <m:r>
              <m:rPr>
                <m:sty m:val="p"/>
              </m:rPr>
              <m:t>(</m:t>
            </m:r>
            <m:sSub>
              <m:e>
                <m:acc>
                  <m:accPr>
                    <m:chr m:val="̇"/>
                  </m:accPr>
                  <m:e>
                    <m:r>
                      <m:t>ε</m:t>
                    </m:r>
                  </m:e>
                </m:acc>
              </m:e>
              <m:sub>
                <m:r>
                  <m:t>I</m:t>
                </m:r>
                <m:r>
                  <m:t>I</m:t>
                </m:r>
              </m:sub>
            </m:sSub>
            <m:sSup>
              <m:e>
                <m:r>
                  <m:rPr>
                    <m:sty m:val="p"/>
                  </m:rPr>
                  <m:t>)</m:t>
                </m:r>
              </m:e>
              <m:sup>
                <m:r>
                  <m:rPr>
                    <m:sty m:val="p"/>
                  </m:rPr>
                  <m:t>(</m:t>
                </m:r>
                <m:r>
                  <m:t>1</m:t>
                </m:r>
                <m:r>
                  <m:rPr>
                    <m:sty m:val="p"/>
                  </m:rPr>
                  <m:t>−</m:t>
                </m:r>
                <m:r>
                  <m:t>n</m:t>
                </m:r>
                <m:r>
                  <m:rPr>
                    <m:sty m:val="p"/>
                  </m:rPr>
                  <m:t>)</m:t>
                </m:r>
                <m:r>
                  <m:rPr>
                    <m:sty m:val="p"/>
                  </m:rPr>
                  <m:t>/</m:t>
                </m:r>
                <m:r>
                  <m:t>n</m:t>
                </m:r>
              </m:sup>
            </m:sSup>
            <m:r>
              <m:t>F</m:t>
            </m:r>
            <m:r>
              <m:rPr>
                <m:sty m:val="p"/>
              </m:rPr>
              <m:t>(</m:t>
            </m:r>
            <m:sSub>
              <m:e>
                <m:r>
                  <m:t>A</m:t>
                </m:r>
              </m:e>
              <m:sub>
                <m:r>
                  <m:t>D</m:t>
                </m:r>
              </m:sub>
            </m:sSub>
            <m:sSup>
              <m:e>
                <m:r>
                  <m:rPr>
                    <m:sty m:val="p"/>
                  </m:rPr>
                  <m:t>)</m:t>
                </m:r>
              </m:e>
              <m:sup>
                <m:r>
                  <m:rPr>
                    <m:sty m:val="p"/>
                  </m:rPr>
                  <m:t>−</m:t>
                </m:r>
                <m:r>
                  <m:t>1</m:t>
                </m:r>
                <m:r>
                  <m:rPr>
                    <m:sty m:val="p"/>
                  </m:rPr>
                  <m:t>/</m:t>
                </m:r>
                <m:r>
                  <m:t>n</m:t>
                </m:r>
              </m:sup>
            </m:sSup>
            <m:r>
              <m:t>e</m:t>
            </m:r>
            <m:r>
              <m:t>x</m:t>
            </m:r>
            <m:r>
              <m:t>p</m:t>
            </m:r>
            <m:d>
              <m:dPr>
                <m:begChr m:val="("/>
                <m:endChr m:val=")"/>
                <m:grow/>
              </m:dPr>
              <m:e>
                <m:f>
                  <m:fPr>
                    <m:type m:val="bar"/>
                  </m:fPr>
                  <m:num>
                    <m:r>
                      <m:t>E</m:t>
                    </m:r>
                    <m:r>
                      <m:rPr>
                        <m:sty m:val="p"/>
                      </m:rPr>
                      <m:t>+</m:t>
                    </m:r>
                    <m:r>
                      <m:t>V</m:t>
                    </m:r>
                    <m:r>
                      <m:t>P</m:t>
                    </m:r>
                  </m:num>
                  <m:den>
                    <m:r>
                      <m:t>n</m:t>
                    </m:r>
                    <m:r>
                      <m:t>R</m:t>
                    </m:r>
                    <m:r>
                      <m:t>T</m:t>
                    </m:r>
                  </m:den>
                </m:f>
              </m:e>
            </m:d>
            <m:r>
              <m:t>  </m:t>
            </m:r>
            <m:r>
              <m:rPr>
                <m:sty m:val="p"/>
              </m:rPr>
              <m:t>(</m:t>
            </m:r>
            <m:r>
              <m:t>2</m:t>
            </m:r>
            <m:r>
              <m:rPr>
                <m:sty m:val="p"/>
              </m:rPr>
              <m:t>)</m:t>
            </m:r>
          </m:oMath>
        </m:oMathPara>
        <w:bookmarkEnd w:id="80"/>
      </w:ins>
    </w:p>
    <w:p>
      <w:pPr>
        <w:pStyle w:val="FirstParagraph"/>
      </w:pPr>
      <w:ins w:id="49" w:author="Buchanan Kerswell" w:date="2021-02-04T20:36:54Z">
        <w:r>
          <w:t xml:space="preserve">where</w:t>
        </w:r>
        <w:r>
          <w:t xml:space="preserve"> </w:t>
        </w:r>
        <m:oMath>
          <m:sSub>
            <m:e>
              <m:acc>
                <m:accPr>
                  <m:chr m:val="̇"/>
                </m:accPr>
                <m:e>
                  <m:r>
                    <m:t>ε</m:t>
                  </m:r>
                </m:e>
              </m:acc>
            </m:e>
            <m:sub>
              <m:r>
                <m:t>I</m:t>
              </m:r>
              <m:r>
                <m:t>I</m:t>
              </m:r>
            </m:sub>
          </m:sSub>
          <m:r>
            <m:rPr>
              <m:sty m:val="p"/>
            </m:rPr>
            <m:t>=</m:t>
          </m:r>
          <m:rad>
            <m:radPr>
              <m:degHide m:val="1"/>
            </m:radPr>
            <m:deg/>
            <m:e>
              <m:r>
                <m:rPr>
                  <m:sty m:val="p"/>
                </m:rPr>
                <m:t>(</m:t>
              </m:r>
              <m:r>
                <m:t>1</m:t>
              </m:r>
              <m:r>
                <m:rPr>
                  <m:sty m:val="p"/>
                </m:rPr>
                <m:t>/</m:t>
              </m:r>
              <m:r>
                <m:t>2</m:t>
              </m:r>
              <m:r>
                <m:rPr>
                  <m:sty m:val="p"/>
                </m:rPr>
                <m:t>)</m:t>
              </m:r>
              <m:sSub>
                <m:e>
                  <m:acc>
                    <m:accPr>
                      <m:chr m:val="̇"/>
                    </m:accPr>
                    <m:e>
                      <m:r>
                        <m:t>ε</m:t>
                      </m:r>
                    </m:e>
                  </m:acc>
                </m:e>
                <m:sub>
                  <m:r>
                    <m:t>i</m:t>
                  </m:r>
                  <m:r>
                    <m:t>j</m:t>
                  </m:r>
                </m:sub>
              </m:sSub>
              <m:sSub>
                <m:e>
                  <m:acc>
                    <m:accPr>
                      <m:chr m:val="̇"/>
                    </m:accPr>
                    <m:e>
                      <m:r>
                        <m:t>ε</m:t>
                      </m:r>
                    </m:e>
                  </m:acc>
                </m:e>
                <m:sub>
                  <m:r>
                    <m:t>i</m:t>
                  </m:r>
                  <m:r>
                    <m:t>j</m:t>
                  </m:r>
                </m:sub>
              </m:sSub>
            </m:e>
          </m:rad>
        </m:oMath>
        <w:r>
          <w:t xml:space="preserve"> </w:t>
        </w:r>
        <w:r>
          <w:t xml:space="preserve">is the second invariant of the strain rate tensor,</w:t>
        </w:r>
        <w:r>
          <w:t xml:space="preserve"> </w:t>
        </w:r>
        <m:oMath>
          <m:r>
            <m:t>n</m:t>
          </m:r>
        </m:oMath>
        <w:r>
          <w:t xml:space="preserve">,</w:t>
        </w:r>
        <w:r>
          <w:t xml:space="preserve"> </w:t>
        </w:r>
        <m:oMath>
          <m:sSub>
            <m:e>
              <m:r>
                <m:t>A</m:t>
              </m:r>
            </m:e>
            <m:sub>
              <m:r>
                <m:t>D</m:t>
              </m:r>
            </m:sub>
          </m:sSub>
        </m:oMath>
        <w:r>
          <w:t xml:space="preserve">,</w:t>
        </w:r>
        <w:r>
          <w:t xml:space="preserve"> </w:t>
        </w:r>
        <m:oMath>
          <m:r>
            <m:t>E</m:t>
          </m:r>
        </m:oMath>
        <w:r>
          <w:t xml:space="preserve">, and</w:t>
        </w:r>
        <w:r>
          <w:t xml:space="preserve"> </w:t>
        </w:r>
        <m:oMath>
          <m:r>
            <m:t>V</m:t>
          </m:r>
        </m:oMath>
        <w:r>
          <w:t xml:space="preserve"> </w:t>
        </w:r>
        <w:r>
          <w:t xml:space="preserve">are experimentally determined flow law parameters (Table 1) for the stress exponent, material constant, activation energy, and activation volume, respectively, and</w:t>
        </w:r>
        <w:r>
          <w:t xml:space="preserve"> </w:t>
        </w:r>
        <m:oMath>
          <m:r>
            <m:t>R</m:t>
          </m:r>
        </m:oMath>
        <w:r>
          <w:t xml:space="preserve"> </w:t>
        </w:r>
        <w:r>
          <w:t xml:space="preserve">is the gas constant.</w:t>
        </w:r>
        <w:r>
          <w:t xml:space="preserve"> </w:t>
        </w:r>
        <m:oMath>
          <m:r>
            <m:t>F</m:t>
          </m:r>
        </m:oMath>
        <w:r>
          <w:t xml:space="preserve"> </w:t>
        </w:r>
        <w:r>
          <w:t xml:space="preserve">is a dimensionless coefficient depending on the experimental setup (uniaxial, triaxial, or simple shear). Our models limited viscosity for all rocks at</w:t>
        </w:r>
        <w:r>
          <w:t xml:space="preserve"> </w:t>
        </w:r>
        <m:oMath>
          <m:sSub>
            <m:e>
              <m:r>
                <m:t>η</m:t>
              </m:r>
            </m:e>
            <m:sub>
              <m:r>
                <m:t>m</m:t>
              </m:r>
              <m:r>
                <m:t>i</m:t>
              </m:r>
              <m:r>
                <m:t>n</m:t>
              </m:r>
            </m:sub>
          </m:sSub>
          <m:r>
            <m:rPr>
              <m:sty m:val="p"/>
            </m:rPr>
            <m:t>=</m:t>
          </m:r>
          <m:sSup>
            <m:e>
              <m:r>
                <m:t>10</m:t>
              </m:r>
            </m:e>
            <m:sup>
              <m:r>
                <m:t>18</m:t>
              </m:r>
            </m:sup>
          </m:sSup>
          <m:r>
            <m:t> </m:t>
          </m:r>
          <m:r>
            <m:t>P</m:t>
          </m:r>
          <m:r>
            <m:t>a</m:t>
          </m:r>
          <m:r>
            <m:rPr>
              <m:sty m:val="p"/>
            </m:rPr>
            <m:t>⋅</m:t>
          </m:r>
          <m:r>
            <m:t>s</m:t>
          </m:r>
        </m:oMath>
        <w:r>
          <w:t xml:space="preserve"> </w:t>
        </w:r>
        <w:r>
          <w:t xml:space="preserve">and</w:t>
        </w:r>
        <w:r>
          <w:t xml:space="preserve"> </w:t>
        </w:r>
        <m:oMath>
          <m:sSub>
            <m:e>
              <m:r>
                <m:t>η</m:t>
              </m:r>
            </m:e>
            <m:sub>
              <m:r>
                <m:t>m</m:t>
              </m:r>
              <m:r>
                <m:t>a</m:t>
              </m:r>
              <m:r>
                <m:t>x</m:t>
              </m:r>
            </m:sub>
          </m:sSub>
          <m:r>
            <m:rPr>
              <m:sty m:val="p"/>
            </m:rPr>
            <m:t>=</m:t>
          </m:r>
          <m:sSup>
            <m:e>
              <m:r>
                <m:t>10</m:t>
              </m:r>
            </m:e>
            <m:sup>
              <m:r>
                <m:t>26</m:t>
              </m:r>
            </m:sup>
          </m:sSup>
          <m:r>
            <m:t> </m:t>
          </m:r>
          <m:r>
            <m:t>P</m:t>
          </m:r>
          <m:r>
            <m:t>a</m:t>
          </m:r>
          <m:r>
            <m:rPr>
              <m:sty m:val="p"/>
            </m:rPr>
            <m:t>⋅</m:t>
          </m:r>
          <m:r>
            <m:t>s</m:t>
          </m:r>
        </m:oMath>
        <w:r>
          <w:t xml:space="preserve">.</w:t>
        </w:r>
      </w:ins>
    </w:p>
    <w:p>
      <w:pPr>
        <w:pStyle w:val="BodyText"/>
      </w:pPr>
      <w:ins w:id="50" w:author="Buchanan Kerswell" w:date="2021-02-04T20:36:54Z">
        <w:r>
          <w:t xml:space="preserve">An effective visco-plastic rheology is modelled by limiting the effective viscosity according the the Mohr-Coulomb yield criterion</w:t>
        </w:r>
        <w:r>
          <w:t xml:space="preserve"> </w:t>
        </w:r>
        <w:r>
          <w:t xml:space="preserve">(Ranalli, 1995)</w:t>
        </w:r>
        <w:r>
          <w:t xml:space="preserve"> </w:t>
        </w:r>
        <w:r>
          <w:t xml:space="preserve">by:</w:t>
        </w:r>
      </w:ins>
    </w:p>
    <w:p>
      <w:pPr>
        <w:pStyle w:val="BodyText"/>
      </w:pPr>
      <w:bookmarkStart w:id="81" w:name="eq:rheology"/>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
                  <m:mcPr>
                    <m:mcJc m:val="right"/>
                    <m:count m:val="1"/>
                  </m:mcPr>
                </m:mc>
              </m:mcs>
            </m:mPr>
            <m:mr>
              <m:e>
                <m:sSub>
                  <m:e>
                    <m:r>
                      <m:t>σ</m:t>
                    </m:r>
                  </m:e>
                  <m:sub>
                    <m:r>
                      <m:t>y</m:t>
                    </m:r>
                    <m:r>
                      <m:t>i</m:t>
                    </m:r>
                    <m:r>
                      <m:t>e</m:t>
                    </m:r>
                    <m:r>
                      <m:t>l</m:t>
                    </m:r>
                    <m:r>
                      <m:t>d</m:t>
                    </m:r>
                  </m:sub>
                </m:sSub>
              </m:e>
              <m:e>
                <m:r>
                  <m:rPr>
                    <m:sty m:val="p"/>
                  </m:rPr>
                  <m:t>=</m:t>
                </m:r>
                <m:r>
                  <m:t>C</m:t>
                </m:r>
                <m:r>
                  <m:rPr>
                    <m:sty m:val="p"/>
                  </m:rPr>
                  <m:t>+</m:t>
                </m:r>
                <m:r>
                  <m:t>P</m:t>
                </m:r>
                <m:r>
                  <m:t>s</m:t>
                </m:r>
                <m:r>
                  <m:t>i</m:t>
                </m:r>
                <m:r>
                  <m:t>n</m:t>
                </m:r>
                <m:r>
                  <m:rPr>
                    <m:sty m:val="p"/>
                  </m:rPr>
                  <m:t>(</m:t>
                </m:r>
                <m:r>
                  <m:t>ϕ</m:t>
                </m:r>
                <m:r>
                  <m:rPr>
                    <m:sty m:val="p"/>
                  </m:rPr>
                  <m:t>)</m:t>
                </m:r>
              </m:e>
              <m:e/>
            </m:mr>
            <m:mr>
              <m:e>
                <m:r>
                  <m:t>s</m:t>
                </m:r>
                <m:r>
                  <m:t>i</m:t>
                </m:r>
                <m:r>
                  <m:t>n</m:t>
                </m:r>
                <m:r>
                  <m:rPr>
                    <m:sty m:val="p"/>
                  </m:rPr>
                  <m:t>(</m:t>
                </m:r>
                <m:r>
                  <m:t>ϕ</m:t>
                </m:r>
                <m:r>
                  <m:rPr>
                    <m:sty m:val="p"/>
                  </m:rPr>
                  <m:t>)</m:t>
                </m:r>
              </m:e>
              <m:e>
                <m:r>
                  <m:rPr>
                    <m:sty m:val="p"/>
                  </m:rPr>
                  <m:t>=</m:t>
                </m:r>
                <m:r>
                  <m:t>s</m:t>
                </m:r>
                <m:r>
                  <m:t>i</m:t>
                </m:r>
                <m:r>
                  <m:t>n</m:t>
                </m:r>
                <m:r>
                  <m:rPr>
                    <m:sty m:val="p"/>
                  </m:rPr>
                  <m:t>(</m:t>
                </m:r>
                <m:sSub>
                  <m:e>
                    <m:r>
                      <m:t>ϕ</m:t>
                    </m:r>
                  </m:e>
                  <m:sub>
                    <m:r>
                      <m:t>d</m:t>
                    </m:r>
                    <m:r>
                      <m:t>r</m:t>
                    </m:r>
                    <m:r>
                      <m:t>y</m:t>
                    </m:r>
                  </m:sub>
                </m:sSub>
                <m:r>
                  <m:rPr>
                    <m:sty m:val="p"/>
                  </m:rPr>
                  <m:t>)</m:t>
                </m:r>
                <m:sSub>
                  <m:e>
                    <m:r>
                      <m:t>λ</m:t>
                    </m:r>
                  </m:e>
                  <m:sub>
                    <m:r>
                      <m:t>f</m:t>
                    </m:r>
                    <m:r>
                      <m:t>l</m:t>
                    </m:r>
                    <m:r>
                      <m:t>u</m:t>
                    </m:r>
                    <m:r>
                      <m:t>i</m:t>
                    </m:r>
                    <m:r>
                      <m:t>d</m:t>
                    </m:r>
                  </m:sub>
                </m:sSub>
              </m:e>
              <m:e/>
            </m:mr>
            <m:mr>
              <m:e>
                <m:sSub>
                  <m:e>
                    <m:r>
                      <m:t>λ</m:t>
                    </m:r>
                  </m:e>
                  <m:sub>
                    <m:r>
                      <m:t>f</m:t>
                    </m:r>
                    <m:r>
                      <m:t>l</m:t>
                    </m:r>
                    <m:r>
                      <m:t>u</m:t>
                    </m:r>
                    <m:r>
                      <m:t>i</m:t>
                    </m:r>
                    <m:r>
                      <m:t>d</m:t>
                    </m:r>
                  </m:sub>
                </m:sSub>
              </m:e>
              <m:e>
                <m:r>
                  <m:rPr>
                    <m:sty m:val="p"/>
                  </m:rPr>
                  <m:t>=</m:t>
                </m:r>
                <m:r>
                  <m:t>1</m:t>
                </m:r>
                <m:r>
                  <m:rPr>
                    <m:sty m:val="p"/>
                  </m:rPr>
                  <m:t>−</m:t>
                </m:r>
                <m:f>
                  <m:fPr>
                    <m:type m:val="bar"/>
                  </m:fPr>
                  <m:num>
                    <m:sSub>
                      <m:e>
                        <m:r>
                          <m:t>P</m:t>
                        </m:r>
                      </m:e>
                      <m:sub>
                        <m:r>
                          <m:t>f</m:t>
                        </m:r>
                        <m:r>
                          <m:t>l</m:t>
                        </m:r>
                        <m:r>
                          <m:t>u</m:t>
                        </m:r>
                        <m:r>
                          <m:t>i</m:t>
                        </m:r>
                        <m:r>
                          <m:t>d</m:t>
                        </m:r>
                      </m:sub>
                    </m:sSub>
                  </m:num>
                  <m:den>
                    <m:r>
                      <m:t>P</m:t>
                    </m:r>
                  </m:den>
                </m:f>
              </m:e>
              <m:e/>
            </m:mr>
            <m:mr>
              <m:e>
                <m:sSub>
                  <m:e>
                    <m:r>
                      <m:t>η</m:t>
                    </m:r>
                  </m:e>
                  <m:sub>
                    <m:r>
                      <m:t>e</m:t>
                    </m:r>
                    <m:r>
                      <m:t>f</m:t>
                    </m:r>
                    <m:r>
                      <m:t>f</m:t>
                    </m:r>
                    <m:r>
                      <m:t>e</m:t>
                    </m:r>
                    <m:r>
                      <m:t>c</m:t>
                    </m:r>
                    <m:r>
                      <m:t>t</m:t>
                    </m:r>
                    <m:r>
                      <m:t>i</m:t>
                    </m:r>
                    <m:r>
                      <m:t>v</m:t>
                    </m:r>
                    <m:r>
                      <m:t>e</m:t>
                    </m:r>
                  </m:sub>
                </m:sSub>
              </m:e>
              <m:e>
                <m:r>
                  <m:rPr>
                    <m:sty m:val="p"/>
                  </m:rPr>
                  <m:t>=</m:t>
                </m:r>
                <m:sSub>
                  <m:e>
                    <m:r>
                      <m:t>η</m:t>
                    </m:r>
                  </m:e>
                  <m:sub>
                    <m:r>
                      <m:t>c</m:t>
                    </m:r>
                    <m:r>
                      <m:t>r</m:t>
                    </m:r>
                    <m:r>
                      <m:t>e</m:t>
                    </m:r>
                    <m:r>
                      <m:t>e</m:t>
                    </m:r>
                    <m:r>
                      <m:t>p</m:t>
                    </m:r>
                  </m:sub>
                </m:sSub>
              </m:e>
              <m:e/>
              <m:e/>
              <m:e>
                <m:r>
                  <m:t> </m:t>
                </m:r>
                <m:r>
                  <m:rPr>
                    <m:nor/>
                    <m:sty m:val="p"/>
                  </m:rPr>
                  <m:t>for</m:t>
                </m:r>
                <m:r>
                  <m:t> </m:t>
                </m:r>
                <m:sSub>
                  <m:e>
                    <m:r>
                      <m:t>σ</m:t>
                    </m:r>
                  </m:e>
                  <m:sub>
                    <m:r>
                      <m:t>I</m:t>
                    </m:r>
                    <m:r>
                      <m:t>I</m:t>
                    </m:r>
                  </m:sub>
                </m:sSub>
                <m:r>
                  <m:rPr>
                    <m:sty m:val="p"/>
                  </m:rPr>
                  <m:t>&lt;</m:t>
                </m:r>
                <m:sSub>
                  <m:e>
                    <m:r>
                      <m:t>σ</m:t>
                    </m:r>
                  </m:e>
                  <m:sub>
                    <m:r>
                      <m:t>y</m:t>
                    </m:r>
                    <m:r>
                      <m:t>i</m:t>
                    </m:r>
                    <m:r>
                      <m:t>e</m:t>
                    </m:r>
                    <m:r>
                      <m:t>l</m:t>
                    </m:r>
                    <m:r>
                      <m:t>d</m:t>
                    </m:r>
                  </m:sub>
                </m:sSub>
              </m:e>
            </m:mr>
            <m:mr>
              <m:e>
                <m:sSub>
                  <m:e>
                    <m:r>
                      <m:t>η</m:t>
                    </m:r>
                  </m:e>
                  <m:sub>
                    <m:r>
                      <m:t>e</m:t>
                    </m:r>
                    <m:r>
                      <m:t>f</m:t>
                    </m:r>
                    <m:r>
                      <m:t>f</m:t>
                    </m:r>
                    <m:r>
                      <m:t>e</m:t>
                    </m:r>
                    <m:r>
                      <m:t>c</m:t>
                    </m:r>
                    <m:r>
                      <m:t>t</m:t>
                    </m:r>
                    <m:r>
                      <m:t>i</m:t>
                    </m:r>
                    <m:r>
                      <m:t>v</m:t>
                    </m:r>
                    <m:r>
                      <m:t>e</m:t>
                    </m:r>
                  </m:sub>
                </m:sSub>
              </m:e>
              <m:e>
                <m:r>
                  <m:rPr>
                    <m:sty m:val="p"/>
                  </m:rPr>
                  <m:t>=</m:t>
                </m:r>
                <m:sSub>
                  <m:e>
                    <m:r>
                      <m:t>η</m:t>
                    </m:r>
                  </m:e>
                  <m:sub>
                    <m:r>
                      <m:t>p</m:t>
                    </m:r>
                    <m:r>
                      <m:t>l</m:t>
                    </m:r>
                    <m:r>
                      <m:t>a</m:t>
                    </m:r>
                    <m:r>
                      <m:t>s</m:t>
                    </m:r>
                    <m:r>
                      <m:t>t</m:t>
                    </m:r>
                    <m:r>
                      <m:t>i</m:t>
                    </m:r>
                    <m:r>
                      <m:t>c</m:t>
                    </m:r>
                  </m:sub>
                </m:sSub>
              </m:e>
              <m:e/>
              <m:e/>
              <m:e>
                <m:r>
                  <m:t> </m:t>
                </m:r>
                <m:r>
                  <m:rPr>
                    <m:nor/>
                    <m:sty m:val="p"/>
                  </m:rPr>
                  <m:t>for</m:t>
                </m:r>
                <m:r>
                  <m:t> </m:t>
                </m:r>
                <m:sSub>
                  <m:e>
                    <m:r>
                      <m:t>σ</m:t>
                    </m:r>
                  </m:e>
                  <m:sub>
                    <m:r>
                      <m:t>I</m:t>
                    </m:r>
                    <m:r>
                      <m:t>I</m:t>
                    </m:r>
                  </m:sub>
                </m:sSub>
                <m:r>
                  <m:rPr>
                    <m:sty m:val="p"/>
                  </m:rPr>
                  <m:t>≥</m:t>
                </m:r>
                <m:sSub>
                  <m:e>
                    <m:r>
                      <m:t>σ</m:t>
                    </m:r>
                  </m:e>
                  <m:sub>
                    <m:r>
                      <m:t>y</m:t>
                    </m:r>
                    <m:r>
                      <m:t>i</m:t>
                    </m:r>
                    <m:r>
                      <m:t>e</m:t>
                    </m:r>
                    <m:r>
                      <m:t>l</m:t>
                    </m:r>
                    <m:r>
                      <m:t>d</m:t>
                    </m:r>
                  </m:sub>
                </m:sSub>
              </m:e>
            </m:mr>
            <m:mr>
              <m:e>
                <m:sSub>
                  <m:e>
                    <m:r>
                      <m:t>η</m:t>
                    </m:r>
                  </m:e>
                  <m:sub>
                    <m:r>
                      <m:t>p</m:t>
                    </m:r>
                    <m:r>
                      <m:t>l</m:t>
                    </m:r>
                    <m:r>
                      <m:t>a</m:t>
                    </m:r>
                    <m:r>
                      <m:t>s</m:t>
                    </m:r>
                    <m:r>
                      <m:t>t</m:t>
                    </m:r>
                    <m:r>
                      <m:t>i</m:t>
                    </m:r>
                    <m:r>
                      <m:t>c</m:t>
                    </m:r>
                  </m:sub>
                </m:sSub>
              </m:e>
              <m:e>
                <m:r>
                  <m:rPr>
                    <m:sty m:val="p"/>
                  </m:rPr>
                  <m:t>≤</m:t>
                </m:r>
                <m:f>
                  <m:fPr>
                    <m:type m:val="bar"/>
                  </m:fPr>
                  <m:num>
                    <m:sSub>
                      <m:e>
                        <m:r>
                          <m:t>σ</m:t>
                        </m:r>
                      </m:e>
                      <m:sub>
                        <m:r>
                          <m:t>y</m:t>
                        </m:r>
                        <m:r>
                          <m:t>i</m:t>
                        </m:r>
                        <m:r>
                          <m:t>e</m:t>
                        </m:r>
                        <m:r>
                          <m:t>l</m:t>
                        </m:r>
                        <m:r>
                          <m:t>d</m:t>
                        </m:r>
                      </m:sub>
                    </m:sSub>
                  </m:num>
                  <m:den>
                    <m:r>
                      <m:t>2</m:t>
                    </m:r>
                    <m:acc>
                      <m:accPr>
                        <m:chr m:val="̇"/>
                      </m:accPr>
                      <m:e>
                        <m:sSub>
                          <m:e>
                            <m:r>
                              <m:t>ε</m:t>
                            </m:r>
                          </m:e>
                          <m:sub>
                            <m:r>
                              <m:t>I</m:t>
                            </m:r>
                            <m:r>
                              <m:t>I</m:t>
                            </m:r>
                          </m:sub>
                        </m:sSub>
                      </m:e>
                    </m:acc>
                  </m:den>
                </m:f>
              </m:e>
              <m:e/>
            </m:mr>
          </m:m>
          <m:r>
            <m:t>  </m:t>
          </m:r>
          <m:r>
            <m:rPr>
              <m:sty m:val="p"/>
            </m:rPr>
            <m:t>(</m:t>
          </m:r>
          <m:r>
            <m:t>3</m:t>
          </m:r>
          <m:r>
            <m:rPr>
              <m:sty m:val="p"/>
            </m:rPr>
            <m:t>)</m:t>
          </m:r>
        </m:oMath>
      </m:oMathPara>
      <w:bookmarkEnd w:id="81"/>
    </w:p>
    <w:p>
      <w:pPr>
        <w:pStyle w:val="FirstParagraph"/>
      </w:pPr>
      <w:ins w:id="51" w:author="Buchanan Kerswell" w:date="2021-02-04T20:36:54Z">
        <w:r>
          <w:t xml:space="preserve">where</w:t>
        </w:r>
        <w:r>
          <w:t xml:space="preserve"> </w:t>
        </w:r>
        <m:oMath>
          <m:sSub>
            <m:e>
              <m:r>
                <m:t>σ</m:t>
              </m:r>
            </m:e>
            <m:sub>
              <m:r>
                <m:t>y</m:t>
              </m:r>
              <m:r>
                <m:t>i</m:t>
              </m:r>
              <m:r>
                <m:t>e</m:t>
              </m:r>
              <m:r>
                <m:t>l</m:t>
              </m:r>
              <m:r>
                <m:t>d</m:t>
              </m:r>
            </m:sub>
          </m:sSub>
        </m:oMath>
        <w:r>
          <w:t xml:space="preserve"> </w:t>
        </w:r>
        <w:r>
          <w:t xml:space="preserve">is the plastic strength of the rock,</w:t>
        </w:r>
        <w:r>
          <w:t xml:space="preserve"> </w:t>
        </w:r>
        <m:oMath>
          <m:r>
            <m:t>C</m:t>
          </m:r>
        </m:oMath>
        <w:r>
          <w:t xml:space="preserve"> </w:t>
        </w:r>
        <w:r>
          <w:t xml:space="preserve">is cohesion,</w:t>
        </w:r>
        <w:r>
          <w:t xml:space="preserve"> </w:t>
        </w:r>
        <m:oMath>
          <m:r>
            <m:t>ϕ</m:t>
          </m:r>
        </m:oMath>
        <w:r>
          <w:t xml:space="preserve"> </w:t>
        </w:r>
        <w:r>
          <w:t xml:space="preserve">is the angle of internal friction,</w:t>
        </w:r>
        <w:r>
          <w:t xml:space="preserve"> </w:t>
        </w:r>
        <m:oMath>
          <m:r>
            <m:t>P</m:t>
          </m:r>
        </m:oMath>
        <w:r>
          <w:t xml:space="preserve"> </w:t>
        </w:r>
        <w:r>
          <w:t xml:space="preserve">is lithostatic pressure,</w:t>
        </w:r>
        <w:r>
          <w:t xml:space="preserve"> </w:t>
        </w:r>
        <m:oMath>
          <m:sSub>
            <m:e>
              <m:r>
                <m:t>P</m:t>
              </m:r>
            </m:e>
            <m:sub>
              <m:r>
                <m:t>f</m:t>
              </m:r>
              <m:r>
                <m:t>l</m:t>
              </m:r>
              <m:r>
                <m:t>u</m:t>
              </m:r>
              <m:r>
                <m:t>i</m:t>
              </m:r>
              <m:r>
                <m:t>d</m:t>
              </m:r>
            </m:sub>
          </m:sSub>
        </m:oMath>
        <w:r>
          <w:t xml:space="preserve"> </w:t>
        </w:r>
        <w:r>
          <w:t xml:space="preserve">is pore-fluid pressure, and</w:t>
        </w:r>
        <w:r>
          <w:t xml:space="preserve"> </w:t>
        </w:r>
        <m:oMath>
          <m:sSub>
            <m:e>
              <m:r>
                <m:t>σ</m:t>
              </m:r>
            </m:e>
            <m:sub>
              <m:r>
                <m:t>I</m:t>
              </m:r>
              <m:r>
                <m:t>I</m:t>
              </m:r>
            </m:sub>
          </m:sSub>
        </m:oMath>
        <w:r>
          <w:t xml:space="preserve"> </w:t>
        </w:r>
        <w:r>
          <w:t xml:space="preserve">is the second invariant of the stress tensor (Table 1). Equation 3</w:t>
        </w:r>
        <w:r>
          <w:t xml:space="preserve"> </w:t>
        </w:r>
        <w:r>
          <w:t xml:space="preserve">states that a rock’s yield strength is a function of its cohesive strength, plus the ratio of pore fluid pressure to confining pressure, and if deviatoric stress exceeds the yield strength of a rock, that rock’s rheology is defined by</w:t>
        </w:r>
        <w:r>
          <w:t xml:space="preserve"> </w:t>
        </w:r>
        <m:oMath>
          <m:sSub>
            <m:e>
              <m:r>
                <m:t>σ</m:t>
              </m:r>
            </m:e>
            <m:sub>
              <m:r>
                <m:t>y</m:t>
              </m:r>
              <m:r>
                <m:t>i</m:t>
              </m:r>
              <m:r>
                <m:t>e</m:t>
              </m:r>
              <m:r>
                <m:t>l</m:t>
              </m:r>
              <m:r>
                <m:t>d</m:t>
              </m:r>
            </m:sub>
          </m:sSub>
          <m:r>
            <m:rPr>
              <m:sty m:val="p"/>
            </m:rPr>
            <m:t>/</m:t>
          </m:r>
          <m:r>
            <m:t>2</m:t>
          </m:r>
          <m:acc>
            <m:accPr>
              <m:chr m:val="̇"/>
            </m:accPr>
            <m:e>
              <m:sSub>
                <m:e>
                  <m:r>
                    <m:t>ε</m:t>
                  </m:r>
                </m:e>
                <m:sub>
                  <m:r>
                    <m:t>I</m:t>
                  </m:r>
                  <m:r>
                    <m:t>I</m:t>
                  </m:r>
                </m:sub>
              </m:sSub>
            </m:e>
          </m:acc>
        </m:oMath>
        <w:r>
          <w:t xml:space="preserve">.</w:t>
        </w:r>
      </w:ins>
    </w:p>
    <w:p>
      <w:pPr>
        <w:pStyle w:val="BodyText"/>
      </w:pPr>
      <w:ins w:id="52" w:author="Buchanan Kerswell" w:date="2021-02-04T20:36:54Z">
        <w:r>
          <w:t xml:space="preserve">Thus, pore-fluid pressure siginificantly affects the geodynamics in regions with wet rocks. Previous studies have found a transition in geodynamic regime for subduction at</w:t>
        </w:r>
        <w:r>
          <w:t xml:space="preserve"> </w:t>
        </w:r>
        <m:oMath>
          <m:r>
            <m:t>0.01</m:t>
          </m:r>
          <m:r>
            <m:rPr>
              <m:sty m:val="p"/>
            </m:rPr>
            <m:t>&lt;</m:t>
          </m:r>
          <m:sSub>
            <m:e>
              <m:r>
                <m:t>λ</m:t>
              </m:r>
            </m:e>
            <m:sub>
              <m:r>
                <m:t>f</m:t>
              </m:r>
              <m:r>
                <m:t>l</m:t>
              </m:r>
              <m:r>
                <m:t>u</m:t>
              </m:r>
              <m:r>
                <m:t>i</m:t>
              </m:r>
              <m:r>
                <m:t>d</m:t>
              </m:r>
            </m:sub>
          </m:sSub>
          <m:r>
            <m:rPr>
              <m:sty m:val="p"/>
            </m:rPr>
            <m:t>&lt;</m:t>
          </m:r>
          <m:r>
            <m:t>0.1</m:t>
          </m:r>
        </m:oMath>
        <w:r>
          <w:t xml:space="preserve"> </w:t>
        </w:r>
        <w:r>
          <w:t xml:space="preserve">(Taras V. Gerya &amp; Meilick, 2011; Sizova et al., 2010; Vogt et al., 2012)</w:t>
        </w:r>
        <w:r>
          <w:t xml:space="preserve">. Enhanced fluid weakening at</w:t>
        </w:r>
        <w:r>
          <w:t xml:space="preserve"> </w:t>
        </w:r>
        <m:oMath>
          <m:sSub>
            <m:e>
              <m:r>
                <m:t>λ</m:t>
              </m:r>
            </m:e>
            <m:sub>
              <m:r>
                <m:t>f</m:t>
              </m:r>
              <m:r>
                <m:t>l</m:t>
              </m:r>
              <m:r>
                <m:t>u</m:t>
              </m:r>
              <m:r>
                <m:t>i</m:t>
              </m:r>
              <m:r>
                <m:t>d</m:t>
              </m:r>
            </m:sub>
          </m:sSub>
          <m:r>
            <m:rPr>
              <m:sty m:val="p"/>
            </m:rPr>
            <m:t>&lt;</m:t>
          </m:r>
          <m:r>
            <m:t>0.01</m:t>
          </m:r>
        </m:oMath>
        <w:r>
          <w:t xml:space="preserve"> </w:t>
        </w:r>
        <w:r>
          <w:t xml:space="preserve">promotes weaker slab-mantle mechanical coupling, slab rollback, backarc basin formation, and accretion of seafloor sediments. Diminished fluid weakening at</w:t>
        </w:r>
        <w:r>
          <w:t xml:space="preserve"> </w:t>
        </w:r>
        <m:oMath>
          <m:sSub>
            <m:e>
              <m:r>
                <m:t>λ</m:t>
              </m:r>
            </m:e>
            <m:sub>
              <m:r>
                <m:t>f</m:t>
              </m:r>
              <m:r>
                <m:t>l</m:t>
              </m:r>
              <m:r>
                <m:t>u</m:t>
              </m:r>
              <m:r>
                <m:t>i</m:t>
              </m:r>
              <m:r>
                <m:t>d</m:t>
              </m:r>
            </m:sub>
          </m:sSub>
          <m:r>
            <m:rPr>
              <m:sty m:val="p"/>
            </m:rPr>
            <m:t>&gt;</m:t>
          </m:r>
          <m:r>
            <m:t>0.1</m:t>
          </m:r>
        </m:oMath>
        <w:r>
          <w:t xml:space="preserve"> </w:t>
        </w:r>
        <w:r>
          <w:t xml:space="preserve">promotes stronger slab-mantle mechanical coupling, compressional tectonics in the backarc, and erosion of material from the upper plate. Increasing</w:t>
        </w:r>
        <w:r>
          <w:t xml:space="preserve"> </w:t>
        </w:r>
        <m:oMath>
          <m:sSub>
            <m:e>
              <m:r>
                <m:t>λ</m:t>
              </m:r>
            </m:e>
            <m:sub>
              <m:r>
                <m:t>f</m:t>
              </m:r>
              <m:r>
                <m:t>l</m:t>
              </m:r>
              <m:r>
                <m:t>u</m:t>
              </m:r>
              <m:r>
                <m:t>i</m:t>
              </m:r>
              <m:r>
                <m:t>d</m:t>
              </m:r>
            </m:sub>
          </m:sSub>
        </m:oMath>
        <w:r>
          <w:t xml:space="preserve"> </w:t>
        </w:r>
        <w:r>
          <w:t xml:space="preserve">above 0.1 also has the effect of deepening the coupling depth, ultimately resulting in complete slab-mantle mechanical coupling and two-sided subduction at</w:t>
        </w:r>
        <w:r>
          <w:t xml:space="preserve"> </w:t>
        </w:r>
        <m:oMath>
          <m:sSub>
            <m:e>
              <m:r>
                <m:t>λ</m:t>
              </m:r>
            </m:e>
            <m:sub>
              <m:r>
                <m:t>f</m:t>
              </m:r>
              <m:r>
                <m:t>l</m:t>
              </m:r>
              <m:r>
                <m:t>u</m:t>
              </m:r>
              <m:r>
                <m:t>i</m:t>
              </m:r>
              <m:r>
                <m:t>d</m:t>
              </m:r>
            </m:sub>
          </m:sSub>
          <m:r>
            <m:rPr>
              <m:sty m:val="p"/>
            </m:rPr>
            <m:t>=</m:t>
          </m:r>
          <m:r>
            <m:t>1</m:t>
          </m:r>
        </m:oMath>
        <w:r>
          <w:t xml:space="preserve"> </w:t>
        </w:r>
        <w:bookmarkStart w:id="82" w:name="redoc-citation-51"/>
        <w:r>
          <w:rPr>
            <w:rStyle w:val="redoc-citation-51"/>
          </w:rPr>
          <w:t xml:space="preserve">(Taras V. Gerya et al., 2008)</w:t>
        </w:r>
        <w:bookmarkEnd w:id="82"/>
        <w:r>
          <w:t xml:space="preserve">.</w:t>
        </w:r>
        <w:r>
          <w:t xml:space="preserve"> </w:t>
        </w:r>
        <m:oMath>
          <m:sSub>
            <m:e>
              <m:r>
                <m:t>λ</m:t>
              </m:r>
            </m:e>
            <m:sub>
              <m:r>
                <m:t>m</m:t>
              </m:r>
              <m:r>
                <m:t>e</m:t>
              </m:r>
              <m:r>
                <m:t>l</m:t>
              </m:r>
              <m:r>
                <m:t>t</m:t>
              </m:r>
            </m:sub>
          </m:sSub>
        </m:oMath>
        <w:r>
          <w:t xml:space="preserve"> </w:t>
        </w:r>
        <w:r>
          <w:t xml:space="preserve">has a similar effect, although not as prominent in our models because of low volumes of melt generation (</w:t>
        </w:r>
        <w:bookmarkStart w:id="83" w:name="redoc-citation-52"/>
        <w:r>
          <w:rPr>
            <w:rStyle w:val="redoc-citation-52"/>
          </w:rPr>
          <w:t xml:space="preserve">Figure 3</w:t>
        </w:r>
        <w:bookmarkEnd w:id="83"/>
        <w:r>
          <w:t xml:space="preserve">). We used</w:t>
        </w:r>
        <w:r>
          <w:t xml:space="preserve"> </w:t>
        </w:r>
        <m:oMath>
          <m:sSub>
            <m:e>
              <m:r>
                <m:t>λ</m:t>
              </m:r>
            </m:e>
            <m:sub>
              <m:r>
                <m:t>f</m:t>
              </m:r>
              <m:r>
                <m:t>l</m:t>
              </m:r>
              <m:r>
                <m:t>u</m:t>
              </m:r>
              <m:r>
                <m:t>i</m:t>
              </m:r>
              <m:r>
                <m:t>d</m:t>
              </m:r>
            </m:sub>
          </m:sSub>
          <m:r>
            <m:rPr>
              <m:sty m:val="p"/>
            </m:rPr>
            <m:t>=</m:t>
          </m:r>
          <m:r>
            <m:t>0.003</m:t>
          </m:r>
        </m:oMath>
        <w:r>
          <w:t xml:space="preserve"> </w:t>
        </w:r>
        <w:r>
          <w:t xml:space="preserve">and</w:t>
        </w:r>
        <w:r>
          <w:t xml:space="preserve"> </w:t>
        </w:r>
        <m:oMath>
          <m:sSub>
            <m:e>
              <m:r>
                <m:t>λ</m:t>
              </m:r>
            </m:e>
            <m:sub>
              <m:r>
                <m:t>m</m:t>
              </m:r>
              <m:r>
                <m:t>e</m:t>
              </m:r>
              <m:r>
                <m:t>l</m:t>
              </m:r>
              <m:r>
                <m:t>t</m:t>
              </m:r>
            </m:sub>
          </m:sSub>
          <m:r>
            <m:rPr>
              <m:sty m:val="p"/>
            </m:rPr>
            <m:t>=</m:t>
          </m:r>
          <m:r>
            <m:t>0.003</m:t>
          </m:r>
        </m:oMath>
        <w:r>
          <w:t xml:space="preserve"> </w:t>
        </w:r>
        <w:r>
          <w:t xml:space="preserve">as a conservative option, which is sufficiently weak be squarely in a slab rollback regime for the range of modelled slab parameters (Figure 2), but not so weak to result in rapid rifting in the backarc.</w:t>
        </w:r>
      </w:ins>
    </w:p>
    <w:p>
      <w:pPr>
        <w:pStyle w:val="BodyText"/>
      </w:pPr>
      <w:ins w:id="53" w:author="Buchanan Kerswell" w:date="2021-02-04T20:36:54Z">
        <w:r>
          <w:t xml:space="preserve">Note the equivalent rheology of wet mantle and serpentinized mantle in Table 1. Any material using a wet olivine flow law could replace serpentine in our models and the geodynamic implications would not change. Water is ostensibly the only requirement for mechanical decoupling</w:t>
        </w:r>
        <w:r>
          <w:t xml:space="preserve"> </w:t>
        </w:r>
        <w:r>
          <w:t xml:space="preserve">(Taras V. Gerya et al., 2008)</w:t>
        </w:r>
        <w:r>
          <w:t xml:space="preserve">. But transitioning to a mechanically-coupled state is only sensitive to the difference in strength between two materials</w:t>
        </w:r>
        <w:r>
          <w:t xml:space="preserve"> </w:t>
        </w:r>
        <w:bookmarkStart w:id="84" w:name="redoc-citation-55"/>
        <w:r>
          <w:rPr>
            <w:rStyle w:val="redoc-citation-55"/>
          </w:rPr>
          <w:t xml:space="preserve">(Wada et al., 2008)</w:t>
        </w:r>
        <w:bookmarkEnd w:id="84"/>
        <w:r>
          <w:t xml:space="preserve">. We focused on serpentine because of the abrupt strength increase during the reaction</w:t>
        </w:r>
        <w:r>
          <w:t xml:space="preserve"> </w:t>
        </w:r>
        <m:oMath>
          <m:r>
            <m:t>a</m:t>
          </m:r>
          <m:r>
            <m:t>n</m:t>
          </m:r>
          <m:r>
            <m:t>t</m:t>
          </m:r>
          <m:r>
            <m:t>i</m:t>
          </m:r>
          <m:r>
            <m:t>g</m:t>
          </m:r>
          <m:r>
            <m:t>o</m:t>
          </m:r>
          <m:r>
            <m:t>r</m:t>
          </m:r>
          <m:r>
            <m:t>i</m:t>
          </m:r>
          <m:r>
            <m:t>t</m:t>
          </m:r>
          <m:r>
            <m:t>e</m:t>
          </m:r>
          <m:r>
            <m:rPr>
              <m:sty m:val="p"/>
            </m:rPr>
            <m:t>⇔</m:t>
          </m:r>
          <m:r>
            <m:t>o</m:t>
          </m:r>
          <m:r>
            <m:t>l</m:t>
          </m:r>
          <m:r>
            <m:t>i</m:t>
          </m:r>
          <m:r>
            <m:t>v</m:t>
          </m:r>
          <m:r>
            <m:t>i</m:t>
          </m:r>
          <m:r>
            <m:t>n</m:t>
          </m:r>
          <m:r>
            <m:t>e</m:t>
          </m:r>
          <m:r>
            <m:rPr>
              <m:sty m:val="p"/>
            </m:rPr>
            <m:t>+</m:t>
          </m:r>
          <m:r>
            <m:t>o</m:t>
          </m:r>
          <m:r>
            <m:t>r</m:t>
          </m:r>
          <m:r>
            <m:t>t</m:t>
          </m:r>
          <m:r>
            <m:t>h</m:t>
          </m:r>
          <m:r>
            <m:t>o</m:t>
          </m:r>
          <m:r>
            <m:t>p</m:t>
          </m:r>
          <m:r>
            <m:t>y</m:t>
          </m:r>
          <m:r>
            <m:t>r</m:t>
          </m:r>
          <m:r>
            <m:t>o</m:t>
          </m:r>
          <m:r>
            <m:t>x</m:t>
          </m:r>
          <m:r>
            <m:t>e</m:t>
          </m:r>
          <m:r>
            <m:t>n</m:t>
          </m:r>
          <m:r>
            <m:t>e</m:t>
          </m:r>
          <m:r>
            <m:rPr>
              <m:sty m:val="p"/>
            </m:rPr>
            <m:t>+</m:t>
          </m:r>
          <m:sSub>
            <m:e>
              <m:r>
                <m:t>H</m:t>
              </m:r>
            </m:e>
            <m:sub>
              <m:r>
                <m:t>2</m:t>
              </m:r>
            </m:sub>
          </m:sSub>
          <m:r>
            <m:t>O</m:t>
          </m:r>
        </m:oMath>
        <w:r>
          <w:t xml:space="preserve">, after which the rock is modelled using a dry olivine flow law.</w:t>
        </w:r>
      </w:ins>
    </w:p>
    <w:bookmarkEnd w:id="85"/>
    <w:bookmarkStart w:id="95" w:name="X3675b77c740fcacf116eed912e1fadd256243a0"/>
    <w:p>
      <w:pPr>
        <w:pStyle w:val="Heading2"/>
      </w:pPr>
      <w:r>
        <w:t xml:space="preserve">Visualization and determination of coupling depth</w:t>
      </w:r>
    </w:p>
    <w:p>
      <w:pPr>
        <w:pStyle w:val="FirstParagraph"/>
      </w:pPr>
      <w:r>
        <w:t xml:space="preserve">For each run (</w:t>
      </w:r>
      <w:bookmarkStart w:id="86" w:name="redoc-citation-56"/>
      <w:r>
        <w:rPr>
          <w:rStyle w:val="redoc-citation-56"/>
        </w:rPr>
        <w:t xml:space="preserve">e.g., 3</w:t>
      </w:r>
      <w:bookmarkEnd w:id="86"/>
      <w:r>
        <w:t xml:space="preserve">) we made calculations at</w:t>
      </w:r>
      <w:r>
        <w:t xml:space="preserve"> </w:t>
      </w:r>
      <m:oMath>
        <m:r>
          <m:rPr>
            <m:sty m:val="p"/>
          </m:rPr>
          <m:t>∼</m:t>
        </m:r>
      </m:oMath>
      <w:r>
        <w:t xml:space="preserve"> </w:t>
      </w:r>
      <w:r>
        <w:t xml:space="preserve">10</w:t>
      </w:r>
      <w:r>
        <w:t xml:space="preserve"> </w:t>
      </w:r>
      <m:oMath>
        <m:r>
          <m:t>M</m:t>
        </m:r>
        <m:r>
          <m:t>a</m:t>
        </m:r>
      </m:oMath>
      <w:r>
        <w:t xml:space="preserve"> </w:t>
      </w:r>
      <w:r>
        <w:t xml:space="preserve">for surface heat flow (</w:t>
      </w:r>
      <w:bookmarkStart w:id="87" w:name="redoc-citation-57"/>
      <w:r>
        <w:rPr>
          <w:rStyle w:val="redoc-citation-57"/>
        </w:rPr>
        <w:t xml:space="preserve">Figure 3 a</w:t>
      </w:r>
      <w:bookmarkEnd w:id="87"/>
      <w:r>
        <w:t xml:space="preserve">) and visualized rock type (</w:t>
      </w:r>
      <w:bookmarkStart w:id="88" w:name="redoc-citation-58"/>
      <w:r>
        <w:rPr>
          <w:rStyle w:val="redoc-citation-58"/>
        </w:rPr>
        <w:t xml:space="preserve">Figures 3 b, 3 c</w:t>
      </w:r>
      <w:bookmarkEnd w:id="88"/>
      <w:r>
        <w:t xml:space="preserve">), temperature (</w:t>
      </w:r>
      <w:bookmarkStart w:id="89" w:name="redoc-citation-59"/>
      <w:r>
        <w:rPr>
          <w:rStyle w:val="redoc-citation-59"/>
        </w:rPr>
        <w:t xml:space="preserve">Figure 3 d</w:t>
      </w:r>
      <w:bookmarkEnd w:id="89"/>
      <w:r>
        <w:t xml:space="preserve">), viscosity (</w:t>
      </w:r>
      <w:bookmarkStart w:id="91" w:name="redoc-citation-60"/>
      <w:bookmarkStart w:id="90" w:name="redoc-citation-62"/>
      <w:r>
        <w:rPr>
          <w:rStyle w:val="redoc-citation-62"/>
        </w:rPr>
        <w:t xml:space="preserve">Figure 3 e</w:t>
      </w:r>
      <w:bookmarkEnd w:id="90"/>
      <w:bookmarkEnd w:id="91"/>
      <w:r>
        <w:t xml:space="preserve">),</w:t>
      </w:r>
      <w:r>
        <w:t xml:space="preserve"> </w:t>
      </w:r>
      <w:bookmarkStart w:id="92" w:name="redoc-citation-61"/>
      <w:ins w:id="54" w:author="Buchanan Kerswell" w:date="2021-02-04T20:36:54Z">
        <w:r>
          <w:rPr>
            <w:rStyle w:val="redoc-citation-61"/>
          </w:rPr>
          <w:t xml:space="preserve">and</w:t>
        </w:r>
      </w:ins>
      <w:r>
        <w:rPr>
          <w:rStyle w:val="redoc-citation-61"/>
        </w:rPr>
        <w:t xml:space="preserve"> </w:t>
      </w:r>
      <w:r>
        <w:rPr>
          <w:rStyle w:val="redoc-citation-61"/>
        </w:rPr>
        <w:t xml:space="preserve">strain rate (Figure 3 f</w:t>
      </w:r>
      <w:bookmarkEnd w:id="92"/>
      <w:r>
        <w:t xml:space="preserve">)</w:t>
      </w:r>
      <w:del w:id="48" w:author="Buchanan Kerswell" w:date="2021-02-04T20:36:54Z">
        <w:r>
          <w:delText xml:space="preserve">, and an effective Pèclet number (detailed below)</w:delText>
        </w:r>
      </w:del>
      <w:r>
        <w:t xml:space="preserve">. We chose 10</w:t>
      </w:r>
      <w:r>
        <w:t xml:space="preserve"> </w:t>
      </w:r>
      <m:oMath>
        <m:r>
          <m:t>M</m:t>
        </m:r>
        <m:r>
          <m:t>a</m:t>
        </m:r>
      </m:oMath>
      <w:r>
        <w:t xml:space="preserve"> </w:t>
      </w:r>
      <w:r>
        <w:t xml:space="preserve">because changes to the overall dynamics and thermal structure are small after ca. 5</w:t>
      </w:r>
      <w:r>
        <w:t xml:space="preserve"> </w:t>
      </w:r>
      <m:oMath>
        <m:r>
          <m:t>M</m:t>
        </m:r>
        <m:r>
          <m:t>a</m:t>
        </m:r>
      </m:oMath>
      <w:r>
        <w:t xml:space="preserve"> </w:t>
      </w:r>
      <w:r>
        <w:t xml:space="preserve">and the additional 5</w:t>
      </w:r>
      <w:r>
        <w:t xml:space="preserve"> </w:t>
      </w:r>
      <m:oMath>
        <m:r>
          <m:t>M</m:t>
        </m:r>
        <m:r>
          <m:t>a</m:t>
        </m:r>
      </m:oMath>
      <w:r>
        <w:t xml:space="preserve"> </w:t>
      </w:r>
      <w:r>
        <w:t xml:space="preserve">provides sufficient time for the geodynamics to</w:t>
      </w:r>
      <w:r>
        <w:t xml:space="preserve"> </w:t>
      </w:r>
      <w:del w:id="49" w:author="Buchanan Kerswell" w:date="2021-02-04T20:36:54Z">
        <w:r>
          <w:delText xml:space="preserve">fully stabilize</w:delText>
        </w:r>
      </w:del>
      <w:ins w:id="55" w:author="Buchanan Kerswell" w:date="2021-02-04T20:36:54Z">
        <w:r>
          <w:t xml:space="preserve">reach quasi-steady state</w:t>
        </w:r>
      </w:ins>
      <w:r>
        <w:t xml:space="preserve"> </w:t>
      </w:r>
      <w:r>
        <w:t xml:space="preserve">(see Figure A1).</w:t>
      </w:r>
    </w:p>
    <w:p>
      <w:pPr>
        <w:pStyle w:val="CaptionedFigure"/>
      </w:pPr>
      <w:bookmarkStart w:id="94" w:name="fig:comp"/>
      <w:r>
        <w:drawing>
          <wp:inline>
            <wp:extent cx="5334000" cy="6303818"/>
            <wp:effectExtent b="0" l="0" r="0" t="0"/>
            <wp:docPr descr="Figure 3: Visualization of model cdf with a 78 km-thick backarc lithosphere at \sim 10 Ma. Arc positions are marked by trianglesposition is marked by a triangle. (a) Surface heat flow calculated at a depth of 2 km beneath the surface(see text for explanation). (b) Rock type for the entire model domain. (c) Rock type in the region from the trench to approximately 220 km into the backarc. By 10 Ma a serpentine channel has formed, entraining material from the top of the down-going slab and lubricating the interface between slab and mantle.Rock type in the region from the trench to approximately 220 km into the backarc shows a serpentine layer has formed by 10 Ma, lubricating the interface between slab and mantle. Melt is conspicuous in the arc region because of low melt volumes and quick extraction. The effects of melting are apparent in (e) and (f). (d) Temperature distribution.Temperature distribution shows strong thermal gradients near the coupling point where serpentine becomes unstable. (e) Log viscosity. The viscosity contrast between the slab and serpentinized mantle in the forearc effectively decouples the slab and mantle wedge mechanically, but abruptly diminishes as the principally weak material (antigorite) is removed by reaction.Log viscosity shows high contrast between the slab and serpentinized mantle in the forearc and low contrast where serpentine becomes unstable (f) Log strain rate. In the shallow forearc, strain is localized in the weak serpentine channel. At the antigorite-out reaction, strain localization jumps towards the warm core of the mantle wedge. Circulation in the mantle wedge is restricted to beneath the stiff lithosphere.Log strain rate shows localized strain in the serpentine layer, which jumps towards the warm core of the mantle wedge where serpentine becomes unstable. Deofrmation in the mantle wedge is restricted to beneath the stiff lithosphere. (g) Effective P'{e}clet number. An effective P'{e}clet number is the ratio of advective:conductive heat transport, scaled to the local thermal gradients (see text for formulation). “Cooler” colors (blues) vs. “warmer” colors (reds) indicate advection up vs. down the thermal gradient, i.e., high values show advection in the same direction as diffusion. An absolute value between 0 and ~10 (green) indicates much greater efficiency of heat transfer via thermal diffusion than via advection, whereas absolute values greater than ~40 (blues and reds) indicate high efficiency of heat transfer via advection and/or a small local thermal gradient. Note the narrow region of dark red streaming towards the coupling point, indicating high efficiency of heat advection into the coupling region. Isotherms increase from 100^\circC to 1300^\circC by 200^\circC increments." title="" id="9" name="Picture"/>
            <a:graphic>
              <a:graphicData uri="http://schemas.openxmlformats.org/drawingml/2006/picture">
                <pic:pic>
                  <pic:nvPicPr>
                    <pic:cNvPr descr="../figs/fig3.png" id="10" name="Picture"/>
                    <pic:cNvPicPr>
                      <a:picLocks noChangeArrowheads="1" noChangeAspect="1"/>
                    </pic:cNvPicPr>
                  </pic:nvPicPr>
                  <pic:blipFill>
                    <a:blip r:embed="rId93"/>
                    <a:stretch>
                      <a:fillRect/>
                    </a:stretch>
                  </pic:blipFill>
                  <pic:spPr bwMode="auto">
                    <a:xfrm>
                      <a:off x="0" y="0"/>
                      <a:ext cx="5334000" cy="6303818"/>
                    </a:xfrm>
                    <a:prstGeom prst="rect">
                      <a:avLst/>
                    </a:prstGeom>
                    <a:noFill/>
                    <a:ln w="9525">
                      <a:noFill/>
                      <a:headEnd/>
                      <a:tailEnd/>
                    </a:ln>
                  </pic:spPr>
                </pic:pic>
              </a:graphicData>
            </a:graphic>
          </wp:inline>
        </w:drawing>
      </w:r>
      <w:bookmarkEnd w:id="94"/>
    </w:p>
    <w:p>
      <w:pPr>
        <w:pStyle w:val="ImageCaption"/>
      </w:pPr>
      <w:r>
        <w:t xml:space="preserve">Figure 3: Visualization of model cdf with a 78</w:t>
      </w:r>
      <w:r>
        <w:t xml:space="preserve"> </w:t>
      </w:r>
      <m:oMath>
        <m:r>
          <m:t>k</m:t>
        </m:r>
        <m:r>
          <m:t>m</m:t>
        </m:r>
      </m:oMath>
      <w:r>
        <w:t xml:space="preserve">-thick backarc lithosphere at</w:t>
      </w:r>
      <w:r>
        <w:t xml:space="preserve"> </w:t>
      </w:r>
      <m:oMath>
        <m:r>
          <m:rPr>
            <m:sty m:val="p"/>
          </m:rPr>
          <m:t>∼</m:t>
        </m:r>
      </m:oMath>
      <w:r>
        <w:t xml:space="preserve"> </w:t>
      </w:r>
      <w:r>
        <w:t xml:space="preserve">10</w:t>
      </w:r>
      <w:r>
        <w:t xml:space="preserve"> </w:t>
      </w:r>
      <m:oMath>
        <m:r>
          <m:t>M</m:t>
        </m:r>
        <m:r>
          <m:t>a</m:t>
        </m:r>
      </m:oMath>
      <w:r>
        <w:t xml:space="preserve">. Arc</w:t>
      </w:r>
      <w:r>
        <w:t xml:space="preserve"> </w:t>
      </w:r>
      <w:del w:id="50" w:author="Buchanan Kerswell" w:date="2021-02-04T20:36:54Z">
        <w:r>
          <w:delText xml:space="preserve">positions are marked by triangles</w:delText>
        </w:r>
      </w:del>
      <w:ins w:id="56" w:author="Buchanan Kerswell" w:date="2021-02-04T20:36:54Z">
        <w:r>
          <w:t xml:space="preserve">position is marked by a triangle</w:t>
        </w:r>
      </w:ins>
      <w:r>
        <w:t xml:space="preserve">. (a) Surface heat flow calculated at a depth of 2</w:t>
      </w:r>
      <w:r>
        <w:t xml:space="preserve"> </w:t>
      </w:r>
      <m:oMath>
        <m:r>
          <m:t>k</m:t>
        </m:r>
        <m:r>
          <m:t>m</m:t>
        </m:r>
      </m:oMath>
      <w:r>
        <w:t xml:space="preserve"> </w:t>
      </w:r>
      <w:r>
        <w:t xml:space="preserve">beneath the surface</w:t>
      </w:r>
      <w:del w:id="51" w:author="Buchanan Kerswell" w:date="2021-02-04T20:36:54Z">
        <w:r>
          <w:delText xml:space="preserve">(see text for explanation)</w:delText>
        </w:r>
      </w:del>
      <w:r>
        <w:t xml:space="preserve">. (b) Rock type for the entire model domain. (c)</w:t>
      </w:r>
      <w:r>
        <w:t xml:space="preserve"> </w:t>
      </w:r>
      <w:del w:id="52" w:author="Buchanan Kerswell" w:date="2021-02-04T20:36:54Z">
        <w:r>
          <w:delText xml:space="preserve">Rock type in the region from the trench to approximately 220</w:delText>
        </w:r>
        <w:r>
          <w:delText xml:space="preserve"> </w:delText>
        </w:r>
        <m:oMath>
          <m:r>
            <m:t>k</m:t>
          </m:r>
          <m:r>
            <m:t>m</m:t>
          </m:r>
        </m:oMath>
        <w:r>
          <w:delText xml:space="preserve"> </w:delText>
        </w:r>
        <w:r>
          <w:delText xml:space="preserve">into the backarc. By 10</w:delText>
        </w:r>
        <w:r>
          <w:delText xml:space="preserve"> </w:delText>
        </w:r>
        <m:oMath>
          <m:r>
            <m:t>M</m:t>
          </m:r>
          <m:r>
            <m:t>a</m:t>
          </m:r>
        </m:oMath>
        <w:r>
          <w:delText xml:space="preserve"> </w:delText>
        </w:r>
        <w:r>
          <w:delText xml:space="preserve">a serpentine channel has formed, entraining material from the top of the down-going slab and lubricating the interface between slab and mantle.</w:delText>
        </w:r>
      </w:del>
      <w:ins w:id="57" w:author="Buchanan Kerswell" w:date="2021-02-04T20:36:54Z">
        <w:r>
          <w:t xml:space="preserve">Rock type in the region from the trench to approximately 220</w:t>
        </w:r>
        <w:r>
          <w:t xml:space="preserve"> </w:t>
        </w:r>
        <m:oMath>
          <m:r>
            <m:t>k</m:t>
          </m:r>
          <m:r>
            <m:t>m</m:t>
          </m:r>
        </m:oMath>
        <w:r>
          <w:t xml:space="preserve"> </w:t>
        </w:r>
        <w:r>
          <w:t xml:space="preserve">into the backarc shows a serpentine layer has formed by 10</w:t>
        </w:r>
        <w:r>
          <w:t xml:space="preserve"> </w:t>
        </w:r>
        <m:oMath>
          <m:r>
            <m:t>M</m:t>
          </m:r>
          <m:r>
            <m:t>a</m:t>
          </m:r>
        </m:oMath>
        <w:r>
          <w:t xml:space="preserve">, lubricating the interface between slab and mantle. Melt is conspicuous in the arc region because of low melt volumes and quick extraction. The effects of melting are apparent in (e) and (f).</w:t>
        </w:r>
      </w:ins>
      <w:r>
        <w:t xml:space="preserve"> </w:t>
      </w:r>
      <w:r>
        <w:t xml:space="preserve">(d)</w:t>
      </w:r>
      <w:r>
        <w:t xml:space="preserve"> </w:t>
      </w:r>
      <w:del w:id="53" w:author="Buchanan Kerswell" w:date="2021-02-04T20:36:54Z">
        <w:r>
          <w:delText xml:space="preserve">Temperature distribution.</w:delText>
        </w:r>
      </w:del>
      <w:ins w:id="58" w:author="Buchanan Kerswell" w:date="2021-02-04T20:36:54Z">
        <w:r>
          <w:t xml:space="preserve">Temperature distribution shows strong thermal gradients near the coupling point where serpentine becomes unstable.</w:t>
        </w:r>
      </w:ins>
      <w:r>
        <w:t xml:space="preserve"> </w:t>
      </w:r>
      <w:r>
        <w:t xml:space="preserve">(e)</w:t>
      </w:r>
      <w:r>
        <w:t xml:space="preserve"> </w:t>
      </w:r>
      <w:del w:id="54" w:author="Buchanan Kerswell" w:date="2021-02-04T20:36:54Z">
        <w:r>
          <w:delText xml:space="preserve">Log viscosity. The viscosity contrast between the slab and serpentinized mantle in the forearc effectively decouples the slab and mantle wedge mechanically, but abruptly diminishes as the principally weak material (antigorite) is removed by reaction.</w:delText>
        </w:r>
      </w:del>
      <w:ins w:id="59" w:author="Buchanan Kerswell" w:date="2021-02-04T20:36:54Z">
        <w:r>
          <w:t xml:space="preserve">Log viscosity shows high contrast between the slab and serpentinized mantle in the forearc and low contrast where serpentine becomes unstable</w:t>
        </w:r>
      </w:ins>
      <w:r>
        <w:t xml:space="preserve"> </w:t>
      </w:r>
      <w:r>
        <w:t xml:space="preserve">(f)</w:t>
      </w:r>
      <w:r>
        <w:t xml:space="preserve"> </w:t>
      </w:r>
      <w:del w:id="55" w:author="Buchanan Kerswell" w:date="2021-02-04T20:36:54Z">
        <w:r>
          <w:delText xml:space="preserve">Log strain rate. In the shallow forearc, strain is localized in the weak serpentine channel. At the antigorite-out reaction, strain localization jumps towards the warm core of the mantle wedge. Circulation in the mantle wedge is restricted to beneath the stiff lithosphere.</w:delText>
        </w:r>
      </w:del>
      <w:ins w:id="60" w:author="Buchanan Kerswell" w:date="2021-02-04T20:36:54Z">
        <w:r>
          <w:t xml:space="preserve">Log strain rate shows localized strain in the serpentine layer, which jumps towards the warm core of the mantle wedge where serpentine becomes unstable. Deofrmation in the mantle wedge is restricted to beneath the stiff lithosphere.</w:t>
        </w:r>
      </w:ins>
      <w:r>
        <w:t xml:space="preserve"> </w:t>
      </w:r>
      <w:r>
        <w:t xml:space="preserve">(g)</w:t>
      </w:r>
      <w:r>
        <w:t xml:space="preserve"> </w:t>
      </w:r>
      <w:del w:id="56" w:author="Buchanan Kerswell" w:date="2021-02-04T20:36:54Z">
        <w:r>
          <w:delText xml:space="preserve">Effective P'{e}clet number. An effective P'{e}clet number is the ratio of advective:conductive heat transport, scaled to the local thermal gradients (see text for formulation).</w:delText>
        </w:r>
        <w:r>
          <w:delText xml:space="preserve"> </w:delText>
        </w:r>
        <w:r>
          <w:delText xml:space="preserve">“</w:delText>
        </w:r>
        <w:r>
          <w:delText xml:space="preserve">Cooler</w:delText>
        </w:r>
        <w:r>
          <w:delText xml:space="preserve">”</w:delText>
        </w:r>
        <w:r>
          <w:delText xml:space="preserve"> </w:delText>
        </w:r>
        <w:r>
          <w:delText xml:space="preserve">colors (blues) vs. </w:delText>
        </w:r>
        <w:r>
          <w:delText xml:space="preserve">“</w:delText>
        </w:r>
        <w:r>
          <w:delText xml:space="preserve">warmer</w:delText>
        </w:r>
        <w:r>
          <w:delText xml:space="preserve">”</w:delText>
        </w:r>
        <w:r>
          <w:delText xml:space="preserve"> </w:delText>
        </w:r>
        <w:r>
          <w:delText xml:space="preserve">colors (reds) indicate advection up vs. down the thermal gradient, i.e., high values show advection in the same direction as diffusion. An absolute value between 0 and ~10 (green) indicates much greater efficiency of heat transfer via thermal diffusion than via advection, whereas absolute values greater than ~40 (blues and reds) indicate high efficiency of heat transfer via advection and/or a small local thermal gradient. Note the narrow region of dark red streaming towards the coupling point, indicating high efficiency of heat advection into the coupling region.</w:delText>
        </w:r>
      </w:del>
      <w:r>
        <w:t xml:space="preserve"> </w:t>
      </w:r>
      <w:ins w:id="61" w:author="Buchanan Kerswell" w:date="2021-02-04T20:36:54Z">
        <w:r>
          <w:t xml:space="preserve">Isotherms increase from 100</w:t>
        </w:r>
        <m:oMath>
          <m:sSup>
            <m:e>
              <m:r>
                <m:t>​</m:t>
              </m:r>
            </m:e>
            <m:sup>
              <m:r>
                <m:rPr>
                  <m:sty m:val="p"/>
                </m:rPr>
                <m:t>∘</m:t>
              </m:r>
            </m:sup>
          </m:sSup>
        </m:oMath>
        <w:r>
          <w:t xml:space="preserve">C to 1300</w:t>
        </w:r>
        <m:oMath>
          <m:sSup>
            <m:e>
              <m:r>
                <m:t>​</m:t>
              </m:r>
            </m:e>
            <m:sup>
              <m:r>
                <m:rPr>
                  <m:sty m:val="p"/>
                </m:rPr>
                <m:t>∘</m:t>
              </m:r>
            </m:sup>
          </m:sSup>
        </m:oMath>
        <w:r>
          <w:t xml:space="preserve">C by 200</w:t>
        </w:r>
        <m:oMath>
          <m:sSup>
            <m:e>
              <m:r>
                <m:t>​</m:t>
              </m:r>
            </m:e>
            <m:sup>
              <m:r>
                <m:rPr>
                  <m:sty m:val="p"/>
                </m:rPr>
                <m:t>∘</m:t>
              </m:r>
            </m:sup>
          </m:sSup>
        </m:oMath>
        <w:r>
          <w:t xml:space="preserve">C increments.</w:t>
        </w:r>
      </w:ins>
    </w:p>
    <w:p>
      <w:pPr>
        <w:pStyle w:val="BodyText"/>
      </w:pPr>
      <w:r>
        <w:t xml:space="preserve">We determined the mechanical coupling depth,</w:t>
      </w:r>
      <w:r>
        <w:t xml:space="preserve"> </w:t>
      </w:r>
      <m:oMath>
        <m:sSub>
          <m:e>
            <m:r>
              <m:t>z</m:t>
            </m:r>
          </m:e>
          <m:sub>
            <m:r>
              <m:t>c</m:t>
            </m:r>
          </m:sub>
        </m:sSub>
      </m:oMath>
      <w:r>
        <w:t xml:space="preserve">, by visualizing viscosity at</w:t>
      </w:r>
      <w:r>
        <w:t xml:space="preserve"> </w:t>
      </w:r>
      <m:oMath>
        <m:r>
          <m:rPr>
            <m:sty m:val="p"/>
          </m:rPr>
          <m:t>∼</m:t>
        </m:r>
      </m:oMath>
      <w:r>
        <w:t xml:space="preserve"> </w:t>
      </w:r>
      <w:r>
        <w:t xml:space="preserve">10</w:t>
      </w:r>
      <w:r>
        <w:t xml:space="preserve"> </w:t>
      </w:r>
      <m:oMath>
        <m:r>
          <m:t>M</m:t>
        </m:r>
        <m:r>
          <m:t>a</m:t>
        </m:r>
      </m:oMath>
      <w:r>
        <w:t xml:space="preserve"> </w:t>
      </w:r>
      <w:r>
        <w:t xml:space="preserve">and selecting a node closest to the point where the viscosity contrast between the serpentinized- and non-serpentinized basal mantle wedge diminishes to</w:t>
      </w:r>
      <w:r>
        <w:t xml:space="preserve"> </w:t>
      </w:r>
      <m:oMath>
        <m:r>
          <m:rPr>
            <m:sty m:val="p"/>
          </m:rPr>
          <m:t>&lt;</m:t>
        </m:r>
      </m:oMath>
      <w:r>
        <w:t xml:space="preserve"> </w:t>
      </w:r>
      <w:r>
        <w:t xml:space="preserve">10</w:t>
      </w:r>
      <m:oMath>
        <m:sSup>
          <m:e>
            <m:r>
              <m:t>​</m:t>
            </m:r>
          </m:e>
          <m:sup>
            <m:r>
              <m:t>2</m:t>
            </m:r>
          </m:sup>
        </m:sSup>
      </m:oMath>
      <w:r>
        <w:t xml:space="preserve"> </w:t>
      </w:r>
      <m:oMath>
        <m:r>
          <m:t>P</m:t>
        </m:r>
        <m:r>
          <m:t>a</m:t>
        </m:r>
        <m:r>
          <m:rPr>
            <m:sty m:val="p"/>
          </m:rPr>
          <m:t>⋅</m:t>
        </m:r>
        <m:r>
          <m:t>s</m:t>
        </m:r>
      </m:oMath>
      <w:r>
        <w:t xml:space="preserve"> </w:t>
      </w:r>
      <w:r>
        <w:t xml:space="preserve">(Figure 3 e). In this study we assume that the mechanical coupling depth occurs instantaneously and at a single node. However, mechanical coupling in reality must be dispersed across a finite length along the slab-mantle interface. At the resolution of our models, there was a small area (ca. 5x5</w:t>
      </w:r>
      <w:r>
        <w:t xml:space="preserve"> </w:t>
      </w:r>
      <m:oMath>
        <m:r>
          <m:t>k</m:t>
        </m:r>
        <m:r>
          <m:t>m</m:t>
        </m:r>
      </m:oMath>
      <w:r>
        <w:t xml:space="preserve"> </w:t>
      </w:r>
      <w:r>
        <w:t xml:space="preserve">or 5x5 nodes) where</w:t>
      </w:r>
      <w:r>
        <w:t xml:space="preserve"> </w:t>
      </w:r>
      <m:oMath>
        <m:sSub>
          <m:e>
            <m:r>
              <m:t>z</m:t>
            </m:r>
          </m:e>
          <m:sub>
            <m:r>
              <m:t>c</m:t>
            </m:r>
          </m:sub>
        </m:sSub>
      </m:oMath>
      <w:r>
        <w:t xml:space="preserve"> </w:t>
      </w:r>
      <w:r>
        <w:t xml:space="preserve">could appropriately be determined, giving an uncertainty in our</w:t>
      </w:r>
      <w:r>
        <w:t xml:space="preserve"> </w:t>
      </w:r>
      <m:oMath>
        <m:sSub>
          <m:e>
            <m:r>
              <m:t>z</m:t>
            </m:r>
          </m:e>
          <m:sub>
            <m:r>
              <m:t>c</m:t>
            </m:r>
          </m:sub>
        </m:sSub>
      </m:oMath>
      <w:r>
        <w:t xml:space="preserve"> </w:t>
      </w:r>
      <w:r>
        <w:t xml:space="preserve">determination on the order of</w:t>
      </w:r>
      <w:r>
        <w:t xml:space="preserve"> </w:t>
      </w:r>
      <m:oMath>
        <m:r>
          <m:rPr>
            <m:sty m:val="p"/>
          </m:rPr>
          <m:t>±</m:t>
        </m:r>
      </m:oMath>
      <w:r>
        <w:t xml:space="preserve"> </w:t>
      </w:r>
      <w:r>
        <w:t xml:space="preserve">2.5</w:t>
      </w:r>
      <w:r>
        <w:t xml:space="preserve"> </w:t>
      </w:r>
      <m:oMath>
        <m:r>
          <m:t>k</m:t>
        </m:r>
        <m:r>
          <m:t>m</m:t>
        </m:r>
      </m:oMath>
      <w:r>
        <w:t xml:space="preserve">.</w:t>
      </w:r>
    </w:p>
    <w:p>
      <w:pPr>
        <w:pStyle w:val="BodyText"/>
      </w:pPr>
      <w:commentRangeStart w:id="1"/>
      <w:commentRangeEnd w:id="1"/>
      <w:r>
        <w:rPr>
          <w:rStyle w:val="CommentReference"/>
        </w:rPr>
        <w:commentReference w:id="1"/>
      </w:r>
    </w:p>
    <w:bookmarkEnd w:id="95"/>
    <w:bookmarkEnd w:id="96"/>
    <w:bookmarkStart w:id="119" w:name="results"/>
    <w:p>
      <w:pPr>
        <w:pStyle w:val="Heading1"/>
      </w:pPr>
      <w:r>
        <w:t xml:space="preserve">Results</w:t>
      </w:r>
    </w:p>
    <w:bookmarkStart w:id="118" w:name="coupling-depth-predictors"/>
    <w:p>
      <w:pPr>
        <w:pStyle w:val="Heading2"/>
      </w:pPr>
      <w:r>
        <w:t xml:space="preserve">Coupling depth predictors</w:t>
      </w:r>
    </w:p>
    <w:p>
      <w:pPr>
        <w:pStyle w:val="FirstParagraph"/>
      </w:pPr>
      <w:r>
        <w:t xml:space="preserve">Across all 64 numerical models (</w:t>
      </w:r>
      <w:bookmarkStart w:id="97" w:name="redoc-citation-63"/>
      <w:r>
        <w:rPr>
          <w:rStyle w:val="redoc-citation-63"/>
        </w:rPr>
        <w:t xml:space="preserve">Figure 4</w:t>
      </w:r>
      <w:bookmarkEnd w:id="97"/>
      <w:r>
        <w:t xml:space="preserve">, Table 3) coupling depth correlates strongly, but not linearly, with increasing backarc lithospheric thickness (</w:t>
      </w:r>
      <w:bookmarkStart w:id="98" w:name="redoc-citation-64"/>
      <w:del w:id="57" w:author="Buchanan Kerswell" w:date="2021-02-04T20:36:54Z">
        <m:oMath>
          <m:sSub>
            <m:e>
              <m:r>
                <m:t>z</m:t>
              </m:r>
            </m:e>
            <m:sub>
              <m:r>
                <m:t>1100</m:t>
              </m:r>
            </m:sub>
          </m:sSub>
        </m:oMath>
        <w:r>
          <w:rPr>
            <w:rStyle w:val="redoc-citation-64"/>
          </w:rPr>
          <w:delText xml:space="preserve">,</w:delText>
        </w:r>
      </w:del>
      <w:r>
        <w:rPr>
          <w:rStyle w:val="redoc-citation-64"/>
        </w:rPr>
        <w:t xml:space="preserve">Figure 5 a</w:t>
      </w:r>
      <w:bookmarkEnd w:id="98"/>
      <w:r>
        <w:t xml:space="preserve">). This correlation is a key result of our experiments. Slab thermal parameter alone does not correlate obviously with coupling depth (</w:t>
      </w:r>
      <w:bookmarkStart w:id="99" w:name="redoc-citation-65"/>
      <w:r>
        <w:rPr>
          <w:rStyle w:val="redoc-citation-65"/>
        </w:rPr>
        <w:t xml:space="preserve">Figure 5 b</w:t>
      </w:r>
      <w:bookmarkEnd w:id="99"/>
      <w:r>
        <w:t xml:space="preserve">).</w:t>
      </w:r>
      <w:r>
        <w:t xml:space="preserve"> </w:t>
      </w:r>
      <w:del w:id="58" w:author="Buchanan Kerswell" w:date="2021-02-04T20:36:54Z">
        <w:r>
          <w:delText xml:space="preserve">We determined the best fit model by considering standard least squares regressions that include all possible permutations of the variables</w:delText>
        </w:r>
        <w:r>
          <w:delText xml:space="preserve"> </w:delText>
        </w:r>
        <m:oMath>
          <m:sSub>
            <m:e>
              <m:r>
                <m:t>z</m:t>
              </m:r>
            </m:e>
            <m:sub>
              <m:r>
                <m:t>1100</m:t>
              </m:r>
            </m:sub>
          </m:sSub>
        </m:oMath>
        <w:r>
          <w:delText xml:space="preserve">,</w:delText>
        </w:r>
        <w:r>
          <w:delText xml:space="preserve"> </w:delText>
        </w:r>
        <m:oMath>
          <m:sSubSup>
            <m:e>
              <m:r>
                <m:t>z</m:t>
              </m:r>
            </m:e>
            <m:sub>
              <m:r>
                <m:t>1100</m:t>
              </m:r>
            </m:sub>
            <m:sup>
              <m:r>
                <m:t>2</m:t>
              </m:r>
            </m:sup>
          </m:sSubSup>
        </m:oMath>
        <w:r>
          <w:delText xml:space="preserve">, and</w:delText>
        </w:r>
        <w:r>
          <w:delText xml:space="preserve"> </w:delText>
        </w:r>
        <m:oMath>
          <m:r>
            <m:t>Φ</m:t>
          </m:r>
        </m:oMath>
        <w:r>
          <w:delText xml:space="preserve"> </w:delText>
        </w:r>
        <w:r>
          <w:delText xml:space="preserve">(Tables A1, A2):</w:delText>
        </w:r>
      </w:del>
      <w:ins w:id="62" w:author="Buchanan Kerswell" w:date="2021-02-04T20:36:54Z">
        <w:r>
          <w:t xml:space="preserve">We used standard least squares regressions, including all possible permutations of the variables</w:t>
        </w:r>
        <w:r>
          <w:t xml:space="preserve"> </w:t>
        </w:r>
        <m:oMath>
          <m:sSub>
            <m:e>
              <m:r>
                <m:t>z</m:t>
              </m:r>
            </m:e>
            <m:sub>
              <m:r>
                <m:t>1100</m:t>
              </m:r>
            </m:sub>
          </m:sSub>
        </m:oMath>
        <w:r>
          <w:t xml:space="preserve">,</w:t>
        </w:r>
        <w:r>
          <w:t xml:space="preserve"> </w:t>
        </w:r>
        <m:oMath>
          <m:sSubSup>
            <m:e>
              <m:r>
                <m:t>z</m:t>
              </m:r>
            </m:e>
            <m:sub>
              <m:r>
                <m:t>1100</m:t>
              </m:r>
            </m:sub>
            <m:sup>
              <m:r>
                <m:t>2</m:t>
              </m:r>
            </m:sup>
          </m:sSubSup>
        </m:oMath>
        <w:r>
          <w:t xml:space="preserve">, and</w:t>
        </w:r>
        <w:r>
          <w:t xml:space="preserve"> </w:t>
        </w:r>
        <m:oMath>
          <m:r>
            <m:t>Φ</m:t>
          </m:r>
        </m:oMath>
        <w:r>
          <w:t xml:space="preserve">, to formulate a predictive model (</w:t>
        </w:r>
        <w:bookmarkStart w:id="100" w:name="redoc-citation-69"/>
        <w:r>
          <w:rPr>
            <w:rStyle w:val="redoc-citation-69"/>
          </w:rPr>
          <w:t xml:space="preserve">Equation 4</w:t>
        </w:r>
        <w:bookmarkEnd w:id="100"/>
        <w:r>
          <w:t xml:space="preserve">) for coupling depth. We considered the number of parameters, p value, and</w:t>
        </w:r>
        <w:r>
          <w:t xml:space="preserve"> </w:t>
        </w:r>
        <m:oMath>
          <m:sSup>
            <m:e>
              <m:r>
                <m:t>R</m:t>
              </m:r>
            </m:e>
            <m:sup>
              <m:r>
                <m:t>2</m:t>
              </m:r>
            </m:sup>
          </m:sSup>
        </m:oMath>
        <w:r>
          <w:t xml:space="preserve"> </w:t>
        </w:r>
        <w:r>
          <w:t xml:space="preserve">in determining the best regression (Tables A1, A2):</w:t>
        </w:r>
      </w:ins>
    </w:p>
    <w:p>
      <w:pPr>
        <w:pStyle w:val="BodyText"/>
      </w:pPr>
      <w:bookmarkStart w:id="101" w:name="eq:zc"/>
      <m:oMathPara>
        <m:oMathParaPr>
          <m:jc m:val="center"/>
        </m:oMathParaPr>
        <m:oMath>
          <m:sSub>
            <m:e>
              <m:r>
                <m:t>z</m:t>
              </m:r>
            </m:e>
            <m:sub>
              <m:r>
                <m:t>c</m:t>
              </m:r>
            </m:sub>
          </m:sSub>
          <m:r>
            <m:rPr>
              <m:sty m:val="p"/>
            </m:rPr>
            <m:t>=</m:t>
          </m:r>
          <m:r>
            <m:t>4.95</m:t>
          </m:r>
          <m:r>
            <m:rPr>
              <m:sty m:val="p"/>
            </m:rPr>
            <m:t>×</m:t>
          </m:r>
          <m:sSup>
            <m:e>
              <m:r>
                <m:t>10</m:t>
              </m:r>
            </m:e>
            <m:sup>
              <m:r>
                <m:rPr>
                  <m:sty m:val="p"/>
                </m:rPr>
                <m:t>−</m:t>
              </m:r>
              <m:r>
                <m:t>3</m:t>
              </m:r>
            </m:sup>
          </m:sSup>
          <m:sSubSup>
            <m:e>
              <m:r>
                <m:t>z</m:t>
              </m:r>
            </m:e>
            <m:sub>
              <m:r>
                <m:t>1100</m:t>
              </m:r>
            </m:sub>
            <m:sup>
              <m:r>
                <m:t>2</m:t>
              </m:r>
            </m:sup>
          </m:sSubSup>
          <m:r>
            <m:rPr>
              <m:sty m:val="p"/>
            </m:rPr>
            <m:t>−</m:t>
          </m:r>
          <m:r>
            <m:t>9.27</m:t>
          </m:r>
          <m:r>
            <m:rPr>
              <m:sty m:val="p"/>
            </m:rPr>
            <m:t>×</m:t>
          </m:r>
          <m:sSup>
            <m:e>
              <m:r>
                <m:t>10</m:t>
              </m:r>
            </m:e>
            <m:sup>
              <m:r>
                <m:rPr>
                  <m:sty m:val="p"/>
                </m:rPr>
                <m:t>−</m:t>
              </m:r>
              <m:r>
                <m:t>2</m:t>
              </m:r>
            </m:sup>
          </m:sSup>
          <m:r>
            <m:t>Φ</m:t>
          </m:r>
          <m:r>
            <m:rPr>
              <m:sty m:val="p"/>
            </m:rPr>
            <m:t>+</m:t>
          </m:r>
          <m:r>
            <m:t>63.6</m:t>
          </m:r>
          <m:r>
            <m:t>  </m:t>
          </m:r>
          <m:r>
            <m:rPr>
              <m:sty m:val="p"/>
            </m:rPr>
            <m:t>(</m:t>
          </m:r>
          <m:r>
            <m:t>4</m:t>
          </m:r>
          <m:r>
            <m:rPr>
              <m:sty m:val="p"/>
            </m:rPr>
            <m:t>)</m:t>
          </m:r>
        </m:oMath>
      </m:oMathPara>
      <w:bookmarkEnd w:id="101"/>
    </w:p>
    <w:p>
      <w:pPr>
        <w:pStyle w:val="FirstParagraph"/>
      </w:pPr>
      <w:r>
        <w:t xml:space="preserve">where</w:t>
      </w:r>
      <w:r>
        <w:t xml:space="preserve"> </w:t>
      </w:r>
      <w:bookmarkStart w:id="102" w:name="redoc-citation-67"/>
      <w:del w:id="59" w:author="Buchanan Kerswell" w:date="2021-02-04T20:36:54Z">
        <m:oMath>
          <m:r>
            <m:t>z</m:t>
          </m:r>
        </m:oMath>
        <w:r>
          <w:rPr>
            <w:rStyle w:val="redoc-citation-67"/>
          </w:rPr>
          <w:delText xml:space="preserve"> </w:delText>
        </w:r>
        <w:r>
          <w:rPr>
            <w:rStyle w:val="redoc-citation-67"/>
          </w:rPr>
          <w:delText xml:space="preserve">and</w:delText>
        </w:r>
        <w:r>
          <w:rPr>
            <w:rStyle w:val="redoc-citation-67"/>
          </w:rPr>
          <w:delText xml:space="preserve"> </w:delText>
        </w:r>
        <m:oMath>
          <m:r>
            <m:t>Φ</m:t>
          </m:r>
        </m:oMath>
        <w:r>
          <w:rPr>
            <w:rStyle w:val="redoc-citation-67"/>
          </w:rPr>
          <w:delText xml:space="preserve"> </w:delText>
        </w:r>
        <w:r>
          <w:rPr>
            <w:rStyle w:val="redoc-citation-67"/>
          </w:rPr>
          <w:delText xml:space="preserve">are in</w:delText>
        </w:r>
        <w:r>
          <w:rPr>
            <w:rStyle w:val="redoc-citation-67"/>
          </w:rPr>
          <w:delText xml:space="preserve"> </w:delText>
        </w:r>
        <m:oMath>
          <m:r>
            <m:t>k</m:t>
          </m:r>
          <m:r>
            <m:t>m</m:t>
          </m:r>
        </m:oMath>
      </w:del>
      <w:ins w:id="63" w:author="Buchanan Kerswell" w:date="2021-02-04T20:36:54Z">
        <m:oMath>
          <m:r>
            <m:t>z</m:t>
          </m:r>
        </m:oMath>
        <w:r>
          <w:rPr>
            <w:rStyle w:val="redoc-citation-67"/>
          </w:rPr>
          <w:t xml:space="preserve"> </w:t>
        </w:r>
        <w:r>
          <w:rPr>
            <w:rStyle w:val="redoc-citation-67"/>
          </w:rPr>
          <w:t xml:space="preserve">is in</w:t>
        </w:r>
        <w:r>
          <w:rPr>
            <w:rStyle w:val="redoc-citation-67"/>
          </w:rPr>
          <w:t xml:space="preserve"> </w:t>
        </w:r>
        <m:oMath>
          <m:r>
            <m:t>k</m:t>
          </m:r>
          <m:r>
            <m:t>m</m:t>
          </m:r>
        </m:oMath>
        <w:r>
          <w:rPr>
            <w:rStyle w:val="redoc-citation-67"/>
          </w:rPr>
          <w:t xml:space="preserve"> </w:t>
        </w:r>
        <w:r>
          <w:rPr>
            <w:rStyle w:val="redoc-citation-67"/>
          </w:rPr>
          <w:t xml:space="preserve">and</w:t>
        </w:r>
        <w:r>
          <w:rPr>
            <w:rStyle w:val="redoc-citation-67"/>
          </w:rPr>
          <w:t xml:space="preserve"> </w:t>
        </w:r>
        <m:oMath>
          <m:r>
            <m:t>Φ</m:t>
          </m:r>
        </m:oMath>
        <w:r>
          <w:rPr>
            <w:rStyle w:val="redoc-citation-67"/>
          </w:rPr>
          <w:t xml:space="preserve"> </w:t>
        </w:r>
        <w:r>
          <w:rPr>
            <w:rStyle w:val="redoc-citation-67"/>
          </w:rPr>
          <w:t xml:space="preserve">is in</w:t>
        </w:r>
        <w:r>
          <w:rPr>
            <w:rStyle w:val="redoc-citation-67"/>
          </w:rPr>
          <w:t xml:space="preserve"> </w:t>
        </w:r>
        <m:oMath>
          <m:r>
            <m:t>k</m:t>
          </m:r>
          <m:r>
            <m:t>m</m:t>
          </m:r>
          <m:r>
            <m:rPr>
              <m:sty m:val="p"/>
            </m:rPr>
            <m:t>/</m:t>
          </m:r>
          <m:r>
            <m:t>100</m:t>
          </m:r>
        </m:oMath>
      </w:ins>
      <w:r>
        <w:rPr>
          <w:rStyle w:val="redoc-citation-67"/>
        </w:rPr>
        <w:t xml:space="preserve">. Equation 4</w:t>
      </w:r>
      <w:bookmarkEnd w:id="102"/>
      <w:r>
        <w:t xml:space="preserve"> </w:t>
      </w:r>
      <w:r>
        <w:t xml:space="preserve">permits the prediction of the mechanical coupling depths in modern subduction zones where</w:t>
      </w:r>
      <w:r>
        <w:t xml:space="preserve"> </w:t>
      </w:r>
      <w:del w:id="60" w:author="Buchanan Kerswell" w:date="2021-02-04T20:36:54Z">
        <w:r>
          <w:delText xml:space="preserve">backarc lithospheric thickness (inverted from backarc heat flow) and slab thermal parameter can be estimated</w:delText>
        </w:r>
      </w:del>
      <w:ins w:id="64" w:author="Buchanan Kerswell" w:date="2021-02-04T20:36:54Z">
        <m:oMath>
          <m:sSub>
            <m:e>
              <m:r>
                <m:t>z</m:t>
              </m:r>
            </m:e>
            <m:sub>
              <m:r>
                <m:t>c</m:t>
              </m:r>
            </m:sub>
          </m:sSub>
        </m:oMath>
        <w:r>
          <w:t xml:space="preserve"> </w:t>
        </w:r>
        <w:r>
          <w:t xml:space="preserve">can be inverted from heat flow and</w:t>
        </w:r>
        <w:r>
          <w:t xml:space="preserve"> </w:t>
        </w:r>
        <m:oMath>
          <m:r>
            <m:t>Φ</m:t>
          </m:r>
        </m:oMath>
        <w:r>
          <w:t xml:space="preserve"> </w:t>
        </w:r>
        <w:r>
          <w:t xml:space="preserve">is estimated</w:t>
        </w:r>
      </w:ins>
      <w:r>
        <w:t xml:space="preserve">.</w:t>
      </w:r>
      <w:r>
        <w:t xml:space="preserve"> </w:t>
      </w:r>
      <w:del w:id="61" w:author="Buchanan Kerswell" w:date="2021-02-04T20:36:54Z">
        <w:r>
          <w:delText xml:space="preserve">A</w:delText>
        </w:r>
      </w:del>
      <w:ins w:id="65" w:author="Buchanan Kerswell" w:date="2021-02-04T20:36:54Z">
        <w:r>
          <w:t xml:space="preserve">An open-source</w:t>
        </w:r>
      </w:ins>
      <w:r>
        <w:t xml:space="preserve"> </w:t>
      </w:r>
      <w:del w:id="62" w:author="Buchanan Kerswell" w:date="2021-02-04T20:36:54Z">
        <w:r>
          <w:delText xml:space="preserve">web-based</w:delText>
        </w:r>
      </w:del>
      <w:r>
        <w:t xml:space="preserve"> </w:t>
      </w:r>
      <w:r>
        <w:t xml:space="preserve">application to perform such calculations is available</w:t>
      </w:r>
      <w:r>
        <w:t xml:space="preserve"> </w:t>
      </w:r>
      <w:del w:id="63" w:author="Buchanan Kerswell" w:date="2021-02-04T20:36:54Z">
        <w:r>
          <w:delText xml:space="preserve">for free</w:delText>
        </w:r>
      </w:del>
      <w:r>
        <w:t xml:space="preserve"> </w:t>
      </w:r>
      <w:r>
        <w:t xml:space="preserve">online (see Appendix).</w:t>
      </w:r>
    </w:p>
    <w:p>
      <w:pPr>
        <w:pStyle w:val="CaptionedFigure"/>
      </w:pPr>
      <w:bookmarkStart w:id="104" w:name="fig:results"/>
      <w:r>
        <w:drawing>
          <wp:inline>
            <wp:extent cx="5334000" cy="2424545"/>
            <wp:effectExtent b="0" l="0" r="0" t="0"/>
            <wp:docPr descr="Figure 4: VisualizedVisual table of coupling depth as determined across a range of lithospheric thicknesses and thermal parameters. Note that the thermal parameter axis is not linear. Corresponding experiment isexperiments are listed along the top of the array. Coupling depth increases systematically with increasing backarc lithospheric thickness (change in grayscale down columns) for all models. Any trend in coupling depth with respect to slab thermal parameter (change in grayscale across rows) is not apparent." title="" id="11" name="Picture"/>
            <a:graphic>
              <a:graphicData uri="http://schemas.openxmlformats.org/drawingml/2006/picture">
                <pic:pic>
                  <pic:nvPicPr>
                    <pic:cNvPr descr="../figs/fig4.png" id="12" name="Picture"/>
                    <pic:cNvPicPr>
                      <a:picLocks noChangeArrowheads="1" noChangeAspect="1"/>
                    </pic:cNvPicPr>
                  </pic:nvPicPr>
                  <pic:blipFill>
                    <a:blip r:embed="rId103"/>
                    <a:stretch>
                      <a:fillRect/>
                    </a:stretch>
                  </pic:blipFill>
                  <pic:spPr bwMode="auto">
                    <a:xfrm>
                      <a:off x="0" y="0"/>
                      <a:ext cx="5334000" cy="2424545"/>
                    </a:xfrm>
                    <a:prstGeom prst="rect">
                      <a:avLst/>
                    </a:prstGeom>
                    <a:noFill/>
                    <a:ln w="9525">
                      <a:noFill/>
                      <a:headEnd/>
                      <a:tailEnd/>
                    </a:ln>
                  </pic:spPr>
                </pic:pic>
              </a:graphicData>
            </a:graphic>
          </wp:inline>
        </w:drawing>
      </w:r>
      <w:bookmarkEnd w:id="104"/>
    </w:p>
    <w:p>
      <w:pPr>
        <w:pStyle w:val="ImageCaption"/>
      </w:pPr>
      <w:r>
        <w:t xml:space="preserve">Figure 4:</w:t>
      </w:r>
      <w:r>
        <w:t xml:space="preserve"> </w:t>
      </w:r>
      <w:del w:id="64" w:author="Buchanan Kerswell" w:date="2021-02-04T20:36:54Z">
        <w:r>
          <w:delText xml:space="preserve">Visualized</w:delText>
        </w:r>
      </w:del>
      <w:ins w:id="66" w:author="Buchanan Kerswell" w:date="2021-02-04T20:36:54Z">
        <w:r>
          <w:t xml:space="preserve">Visual</w:t>
        </w:r>
      </w:ins>
      <w:r>
        <w:t xml:space="preserve"> </w:t>
      </w:r>
      <w:r>
        <w:t xml:space="preserve">table of coupling depth as determined across a range of lithospheric thicknesses and thermal parameters. Note that the thermal parameter axis is not linear. Corresponding</w:t>
      </w:r>
      <w:r>
        <w:t xml:space="preserve"> </w:t>
      </w:r>
      <w:del w:id="65" w:author="Buchanan Kerswell" w:date="2021-02-04T20:36:54Z">
        <w:r>
          <w:delText xml:space="preserve">experiment is</w:delText>
        </w:r>
      </w:del>
      <w:ins w:id="67" w:author="Buchanan Kerswell" w:date="2021-02-04T20:36:54Z">
        <w:r>
          <w:t xml:space="preserve">experiments are</w:t>
        </w:r>
      </w:ins>
      <w:r>
        <w:t xml:space="preserve"> </w:t>
      </w:r>
      <w:r>
        <w:t xml:space="preserve">listed along the top of the array. Coupling depth increases systematically with increasing backarc lithospheric thickness (change in grayscale down columns) for all models. Any trend in coupling depth with respect to slab thermal parameter (change in grayscale across rows) is not apparent.</w:t>
      </w:r>
    </w:p>
    <w:bookmarkStart w:id="105" w:name="redoc-codechunk-4"/>
    <w:p>
      <w:pPr>
        <w:pStyle w:val="redoc-codechunk-4"/>
      </w:pPr>
    </w:p>
    <w:bookmarkEnd w:id="105"/>
    <w:p>
      <w:pPr>
        <w:pStyle w:val="BodyText"/>
      </w:pPr>
      <w:r>
        <w:drawing>
          <wp:inline>
            <wp:extent cx="4452730" cy="5862557"/>
            <wp:effectExtent b="0" l="0" r="0" t="0"/>
            <wp:docPr descr="" title="" id="13" name="Picture"/>
            <a:graphic>
              <a:graphicData uri="http://schemas.openxmlformats.org/drawingml/2006/picture">
                <pic:pic>
                  <pic:nvPicPr>
                    <pic:cNvPr descr="../tables/zc.results.png" id="14" name="Picture"/>
                    <pic:cNvPicPr>
                      <a:picLocks noChangeArrowheads="1" noChangeAspect="1"/>
                    </pic:cNvPicPr>
                  </pic:nvPicPr>
                  <pic:blipFill>
                    <a:blip r:embed="rId106"/>
                    <a:stretch>
                      <a:fillRect/>
                    </a:stretch>
                  </pic:blipFill>
                  <pic:spPr bwMode="auto">
                    <a:xfrm>
                      <a:off x="0" y="0"/>
                      <a:ext cx="4452730" cy="5862557"/>
                    </a:xfrm>
                    <a:prstGeom prst="rect">
                      <a:avLst/>
                    </a:prstGeom>
                    <a:noFill/>
                    <a:ln w="9525">
                      <a:noFill/>
                      <a:headEnd/>
                      <a:tailEnd/>
                    </a:ln>
                  </pic:spPr>
                </pic:pic>
              </a:graphicData>
            </a:graphic>
          </wp:inline>
        </w:drawing>
      </w:r>
    </w:p>
    <w:p>
      <w:pPr>
        <w:pStyle w:val="CaptionedFigure"/>
      </w:pPr>
      <w:bookmarkStart w:id="108" w:name="fig:biv"/>
      <w:r>
        <w:drawing>
          <wp:inline>
            <wp:extent cx="5334000" cy="2667000"/>
            <wp:effectExtent b="0" l="0" r="0" t="0"/>
            <wp:docPr descr="Figure 5: Single parameterBivariate regressions. (a) Coupling depth vs. thermal parameter . Noshows no significant correlation occurs between coupling depth and the slab thermal parameter (the slope is not significantly different than zero). The thermal state of the slab has little effect on coupling depth and cannot be used as a standalone predictor. (b) Coupling depth vs. lithospheric thickness . Coupling depth increasesshows coupling depth increasing nonlinearly with increasing backarc lithospheric thickness and, which is best fit by a cubicquadratic curve. The correlation is highly significant (see Tables A1, A2) and explains more than 80% of the variance in coupling depth. Lithospheric thickness alone predicts coupling depth well." title="" id="15" name="Picture"/>
            <a:graphic>
              <a:graphicData uri="http://schemas.openxmlformats.org/drawingml/2006/picture">
                <pic:pic>
                  <pic:nvPicPr>
                    <pic:cNvPr descr="../figs/fig5.png" id="16" name="Picture"/>
                    <pic:cNvPicPr>
                      <a:picLocks noChangeArrowheads="1" noChangeAspect="1"/>
                    </pic:cNvPicPr>
                  </pic:nvPicPr>
                  <pic:blipFill>
                    <a:blip r:embed="rId107"/>
                    <a:stretch>
                      <a:fillRect/>
                    </a:stretch>
                  </pic:blipFill>
                  <pic:spPr bwMode="auto">
                    <a:xfrm>
                      <a:off x="0" y="0"/>
                      <a:ext cx="5334000" cy="2667000"/>
                    </a:xfrm>
                    <a:prstGeom prst="rect">
                      <a:avLst/>
                    </a:prstGeom>
                    <a:noFill/>
                    <a:ln w="9525">
                      <a:noFill/>
                      <a:headEnd/>
                      <a:tailEnd/>
                    </a:ln>
                  </pic:spPr>
                </pic:pic>
              </a:graphicData>
            </a:graphic>
          </wp:inline>
        </w:drawing>
      </w:r>
      <w:bookmarkEnd w:id="108"/>
    </w:p>
    <w:p>
      <w:pPr>
        <w:pStyle w:val="ImageCaption"/>
      </w:pPr>
      <w:r>
        <w:t xml:space="preserve">Figure 5:</w:t>
      </w:r>
      <w:r>
        <w:t xml:space="preserve"> </w:t>
      </w:r>
      <w:del w:id="66" w:author="Buchanan Kerswell" w:date="2021-02-04T20:36:54Z">
        <w:r>
          <w:delText xml:space="preserve">Single parameter</w:delText>
        </w:r>
      </w:del>
      <w:ins w:id="68" w:author="Buchanan Kerswell" w:date="2021-02-04T20:36:54Z">
        <w:r>
          <w:t xml:space="preserve">Bivariate</w:t>
        </w:r>
      </w:ins>
      <w:r>
        <w:t xml:space="preserve"> </w:t>
      </w:r>
      <w:r>
        <w:t xml:space="preserve">regressions. (a) Coupling depth vs. thermal parameter</w:t>
      </w:r>
      <w:r>
        <w:t xml:space="preserve"> </w:t>
      </w:r>
      <w:del w:id="67" w:author="Buchanan Kerswell" w:date="2021-02-04T20:36:54Z">
        <w:r>
          <w:delText xml:space="preserve">. No</w:delText>
        </w:r>
      </w:del>
      <w:ins w:id="69" w:author="Buchanan Kerswell" w:date="2021-02-04T20:36:54Z">
        <w:r>
          <w:t xml:space="preserve">shows no</w:t>
        </w:r>
      </w:ins>
      <w:r>
        <w:t xml:space="preserve"> </w:t>
      </w:r>
      <w:r>
        <w:t xml:space="preserve">significant correlation</w:t>
      </w:r>
      <w:r>
        <w:t xml:space="preserve"> </w:t>
      </w:r>
      <w:del w:id="68" w:author="Buchanan Kerswell" w:date="2021-02-04T20:36:54Z">
        <w:r>
          <w:delText xml:space="preserve">occurs</w:delText>
        </w:r>
      </w:del>
      <w:r>
        <w:t xml:space="preserve"> </w:t>
      </w:r>
      <w:r>
        <w:t xml:space="preserve">between coupling depth and the slab thermal parameter (the slope is not significantly different than zero). The thermal state of the slab has little effect on coupling depth and cannot be used as a standalone predictor. (b) Coupling depth vs. lithospheric thickness</w:t>
      </w:r>
      <w:r>
        <w:t xml:space="preserve"> </w:t>
      </w:r>
      <w:del w:id="69" w:author="Buchanan Kerswell" w:date="2021-02-04T20:36:54Z">
        <w:r>
          <w:delText xml:space="preserve">. Coupling depth increases</w:delText>
        </w:r>
      </w:del>
      <w:ins w:id="70" w:author="Buchanan Kerswell" w:date="2021-02-04T20:36:54Z">
        <w:r>
          <w:t xml:space="preserve">shows coupling depth increasing</w:t>
        </w:r>
      </w:ins>
      <w:r>
        <w:t xml:space="preserve"> </w:t>
      </w:r>
      <w:r>
        <w:t xml:space="preserve">nonlinearly with increasing backarc lithospheric thickness</w:t>
      </w:r>
      <w:r>
        <w:t xml:space="preserve"> </w:t>
      </w:r>
      <w:del w:id="70" w:author="Buchanan Kerswell" w:date="2021-02-04T20:36:54Z">
        <w:r>
          <w:delText xml:space="preserve">and</w:delText>
        </w:r>
      </w:del>
      <w:ins w:id="71" w:author="Buchanan Kerswell" w:date="2021-02-04T20:36:54Z">
        <w:r>
          <w:t xml:space="preserve">, which</w:t>
        </w:r>
      </w:ins>
      <w:r>
        <w:t xml:space="preserve"> </w:t>
      </w:r>
      <w:r>
        <w:t xml:space="preserve">is best fit by a</w:t>
      </w:r>
      <w:r>
        <w:t xml:space="preserve"> </w:t>
      </w:r>
      <w:del w:id="71" w:author="Buchanan Kerswell" w:date="2021-02-04T20:36:54Z">
        <w:r>
          <w:delText xml:space="preserve">cubic</w:delText>
        </w:r>
      </w:del>
      <w:ins w:id="72" w:author="Buchanan Kerswell" w:date="2021-02-04T20:36:54Z">
        <w:r>
          <w:t xml:space="preserve">quadratic</w:t>
        </w:r>
      </w:ins>
      <w:r>
        <w:t xml:space="preserve"> </w:t>
      </w:r>
      <w:r>
        <w:t xml:space="preserve">curve. The correlation is highly significant (see Tables A1, A2) and explains more than 80% of the variance in coupling depth. Lithospheric thickness alone predicts coupling depth well.</w:t>
      </w:r>
    </w:p>
    <w:p>
      <w:pPr>
        <w:pStyle w:val="BodyText"/>
      </w:pPr>
      <w:r>
        <w:t xml:space="preserve">In a plot of lithospheric thickness vs. slab thermal parameter (</w:t>
      </w:r>
      <w:bookmarkStart w:id="109" w:name="redoc-citation-68"/>
      <w:r>
        <w:rPr>
          <w:rStyle w:val="redoc-citation-68"/>
        </w:rPr>
        <w:t xml:space="preserve">Figure </w:t>
      </w:r>
      <w:r>
        <w:rPr>
          <w:rStyle w:val="redoc-citation-68"/>
          <w:bCs/>
          <w:b/>
        </w:rPr>
        <w:t xml:space="preserve">¿fig:multiv?</w:t>
      </w:r>
      <w:r>
        <w:rPr>
          <w:rStyle w:val="redoc-citation-68"/>
        </w:rPr>
        <w:t xml:space="preserve"> </w:t>
      </w:r>
      <w:r>
        <w:rPr>
          <w:rStyle w:val="redoc-citation-68"/>
        </w:rPr>
        <w:t xml:space="preserve">a</w:t>
      </w:r>
      <w:bookmarkEnd w:id="109"/>
      <w:r>
        <w:t xml:space="preserve">), contours of coupling depth are shallowly sloped, indicating that lithospheric thickness is more important than slab thermal parameter in predicting coupling depth. The misfit between Equation 4 and model estimates is normally distributed, indicating an uncertainty in predicted coupling depth of 0</w:t>
      </w:r>
      <w:r>
        <w:t xml:space="preserve"> </w:t>
      </w:r>
      <m:oMath>
        <m:r>
          <m:rPr>
            <m:sty m:val="p"/>
          </m:rPr>
          <m:t>±</m:t>
        </m:r>
      </m:oMath>
      <w:r>
        <w:t xml:space="preserve"> </w:t>
      </w:r>
      <w:r>
        <w:t xml:space="preserve">11</w:t>
      </w:r>
      <w:r>
        <w:t xml:space="preserve"> </w:t>
      </w:r>
      <m:oMath>
        <m:r>
          <m:t>k</m:t>
        </m:r>
        <m:r>
          <m:t>m</m:t>
        </m:r>
      </m:oMath>
      <w:r>
        <w:t xml:space="preserve"> </w:t>
      </w:r>
      <w:r>
        <w:t xml:space="preserve">(</w:t>
      </w:r>
      <w:bookmarkStart w:id="110" w:name="redoc-citation-70"/>
      <w:r>
        <w:rPr>
          <w:rStyle w:val="redoc-citation-70"/>
        </w:rPr>
        <w:t xml:space="preserve">2</w:t>
      </w:r>
      <m:oMath>
        <m:r>
          <m:t>σ</m:t>
        </m:r>
      </m:oMath>
      <w:r>
        <w:rPr>
          <w:rStyle w:val="redoc-citation-70"/>
        </w:rPr>
        <w:t xml:space="preserve">,</w:t>
      </w:r>
      <w:r>
        <w:rPr>
          <w:rStyle w:val="redoc-citation-70"/>
        </w:rPr>
        <w:t xml:space="preserve"> </w:t>
      </w:r>
      <w:r>
        <w:rPr>
          <w:rStyle w:val="redoc-citation-70"/>
          <w:bCs/>
          <w:b/>
        </w:rPr>
        <w:t xml:space="preserve">¿fig:multiv?</w:t>
      </w:r>
      <w:r>
        <w:rPr>
          <w:rStyle w:val="redoc-citation-70"/>
        </w:rPr>
        <w:t xml:space="preserve"> </w:t>
      </w:r>
      <w:r>
        <w:rPr>
          <w:rStyle w:val="redoc-citation-70"/>
        </w:rPr>
        <w:t xml:space="preserve">c</w:t>
      </w:r>
      <w:bookmarkEnd w:id="110"/>
      <w:r>
        <w:t xml:space="preserve">). Predicted coupling depth for 17 modern subduction segments where backarc heat flow data are adequate for inverting for lithospheric thickness</w:t>
      </w:r>
      <w:r>
        <w:t xml:space="preserve"> </w:t>
      </w:r>
      <w:bookmarkStart w:id="111" w:name="redoc-citation-71"/>
      <w:r>
        <w:rPr>
          <w:rStyle w:val="redoc-citation-71"/>
        </w:rPr>
        <w:t xml:space="preserve">Table 4,</w:t>
      </w:r>
      <w:r>
        <w:rPr>
          <w:rStyle w:val="redoc-citation-71"/>
        </w:rPr>
        <w:t xml:space="preserve"> </w:t>
      </w:r>
      <w:r>
        <w:rPr>
          <w:rStyle w:val="redoc-citation-71"/>
          <w:bCs/>
          <w:b/>
        </w:rPr>
        <w:t xml:space="preserve">¿fig:multiv?</w:t>
      </w:r>
      <w:r>
        <w:rPr>
          <w:rStyle w:val="redoc-citation-71"/>
        </w:rPr>
        <w:t xml:space="preserve"> </w:t>
      </w:r>
      <w:r>
        <w:rPr>
          <w:rStyle w:val="redoc-citation-71"/>
        </w:rPr>
        <w:t xml:space="preserve">b,</w:t>
      </w:r>
      <w:r>
        <w:rPr>
          <w:rStyle w:val="redoc-citation-71"/>
        </w:rPr>
        <w:t xml:space="preserve"> </w:t>
      </w:r>
      <w:r>
        <w:rPr>
          <w:rStyle w:val="redoc-citation-71"/>
        </w:rPr>
        <w:t xml:space="preserve">(data from Wada &amp; Wang, 2009)</w:t>
      </w:r>
      <w:bookmarkEnd w:id="111"/>
      <w:r>
        <w:t xml:space="preserve"> </w:t>
      </w:r>
      <w:r>
        <w:t xml:space="preserve">show a wide range of predicted coupling depths, similar to our model simulations. Predicted coupling depths for modern subduction zones are distributed normally, with a mean of</w:t>
      </w:r>
      <w:r>
        <w:t xml:space="preserve"> </w:t>
      </w:r>
      <m:oMath>
        <m:r>
          <m:rPr>
            <m:sty m:val="p"/>
          </m:rPr>
          <m:t>∼</m:t>
        </m:r>
      </m:oMath>
      <w:r>
        <w:t xml:space="preserve"> </w:t>
      </w:r>
      <w:r>
        <w:t xml:space="preserve">82</w:t>
      </w:r>
      <w:r>
        <w:t xml:space="preserve"> </w:t>
      </w:r>
      <m:oMath>
        <m:r>
          <m:t>k</m:t>
        </m:r>
        <m:r>
          <m:t>m</m:t>
        </m:r>
      </m:oMath>
      <w:r>
        <w:t xml:space="preserve"> </w:t>
      </w:r>
      <w:r>
        <w:t xml:space="preserve">and variation of</w:t>
      </w:r>
      <w:r>
        <w:t xml:space="preserve"> </w:t>
      </w:r>
      <m:oMath>
        <m:r>
          <m:rPr>
            <m:sty m:val="p"/>
          </m:rPr>
          <m:t>±</m:t>
        </m:r>
      </m:oMath>
      <w:r>
        <w:t xml:space="preserve"> </w:t>
      </w:r>
      <w:r>
        <w:t xml:space="preserve">14</w:t>
      </w:r>
      <w:r>
        <w:t xml:space="preserve"> </w:t>
      </w:r>
      <m:oMath>
        <m:r>
          <m:t>k</m:t>
        </m:r>
        <m:r>
          <m:t>m</m:t>
        </m:r>
      </m:oMath>
      <w:r>
        <w:t xml:space="preserve"> </w:t>
      </w:r>
      <w:bookmarkStart w:id="112" w:name="redoc-citation-72"/>
      <w:r>
        <w:rPr>
          <w:rStyle w:val="redoc-citation-72"/>
        </w:rPr>
        <w:t xml:space="preserve">2</w:t>
      </w:r>
      <m:oMath>
        <m:r>
          <m:t>σ</m:t>
        </m:r>
      </m:oMath>
      <w:r>
        <w:rPr>
          <w:rStyle w:val="redoc-citation-72"/>
        </w:rPr>
        <w:t xml:space="preserve"> </w:t>
      </w:r>
      <w:r>
        <w:rPr>
          <w:rStyle w:val="redoc-citation-72"/>
          <w:bCs/>
          <w:b/>
        </w:rPr>
        <w:t xml:space="preserve">¿fig:multiv?</w:t>
      </w:r>
      <w:r>
        <w:rPr>
          <w:rStyle w:val="redoc-citation-72"/>
        </w:rPr>
        <w:t xml:space="preserve"> </w:t>
      </w:r>
      <w:r>
        <w:rPr>
          <w:rStyle w:val="redoc-citation-72"/>
        </w:rPr>
        <w:t xml:space="preserve">d</w:t>
      </w:r>
      <w:bookmarkEnd w:id="112"/>
      <w:r>
        <w:t xml:space="preserve">.</w:t>
      </w:r>
    </w:p>
    <w:bookmarkStart w:id="113" w:name="redoc-codechunk-5"/>
    <w:p>
      <w:pPr>
        <w:pStyle w:val="redoc-codechunk-5"/>
      </w:pPr>
    </w:p>
    <w:bookmarkEnd w:id="113"/>
    <w:p>
      <w:pPr>
        <w:pStyle w:val="BodyText"/>
      </w:pPr>
      <w:r>
        <w:drawing>
          <wp:inline>
            <wp:extent cx="4452730" cy="4639280"/>
            <wp:effectExtent b="0" l="0" r="0" t="0"/>
            <wp:docPr descr="" title="" id="17" name="Picture"/>
            <a:graphic>
              <a:graphicData uri="http://schemas.openxmlformats.org/drawingml/2006/picture">
                <pic:pic>
                  <pic:nvPicPr>
                    <pic:cNvPr descr="../tables/zc.modern.png" id="18" name="Picture"/>
                    <pic:cNvPicPr>
                      <a:picLocks noChangeArrowheads="1" noChangeAspect="1"/>
                    </pic:cNvPicPr>
                  </pic:nvPicPr>
                  <pic:blipFill>
                    <a:blip r:embed="rId114"/>
                    <a:stretch>
                      <a:fillRect/>
                    </a:stretch>
                  </pic:blipFill>
                  <pic:spPr bwMode="auto">
                    <a:xfrm>
                      <a:off x="0" y="0"/>
                      <a:ext cx="4452730" cy="4639280"/>
                    </a:xfrm>
                    <a:prstGeom prst="rect">
                      <a:avLst/>
                    </a:prstGeom>
                    <a:noFill/>
                    <a:ln w="9525">
                      <a:noFill/>
                      <a:headEnd/>
                      <a:tailEnd/>
                    </a:ln>
                  </pic:spPr>
                </pic:pic>
              </a:graphicData>
            </a:graphic>
          </wp:inline>
        </w:drawing>
      </w:r>
    </w:p>
    <w:p>
      <w:pPr>
        <w:pStyle w:val="BodyText"/>
      </w:pPr>
      <w:bookmarkStart w:id="115" w:name="redoc-htmlcomment-1"/>
      <w:r>
        <w:rPr>
          <w:rStyle w:val="redoc-htmlcomment-1"/>
          <w:vanish/>
        </w:rPr>
        <w:t xml:space="preserve"> </w:t>
      </w:r>
      <w:bookmarkEnd w:id="115"/>
      <w:r>
        <w:t xml:space="preserve"> </w:t>
      </w:r>
      <w:bookmarkStart w:id="116" w:name="redoc-htmlcomment-2"/>
      <w:r>
        <w:rPr>
          <w:rStyle w:val="redoc-htmlcomment-2"/>
          <w:vanish/>
        </w:rPr>
        <w:t xml:space="preserve"> </w:t>
      </w:r>
      <w:bookmarkEnd w:id="116"/>
    </w:p>
    <w:p>
      <w:pPr>
        <w:pStyle w:val="BodyText"/>
      </w:pPr>
      <w:bookmarkStart w:id="117" w:name="redoc-htmlcomment-3"/>
      <w:r>
        <w:rPr>
          <w:rStyle w:val="redoc-htmlcomment-3"/>
          <w:vanish/>
        </w:rPr>
        <w:t xml:space="preserve"> </w:t>
      </w:r>
      <w:bookmarkEnd w:id="117"/>
    </w:p>
    <w:bookmarkEnd w:id="118"/>
    <w:bookmarkEnd w:id="119"/>
    <w:bookmarkStart w:id="166" w:name="references"/>
    <w:p>
      <w:pPr>
        <w:pStyle w:val="Heading1"/>
      </w:pPr>
      <w:r>
        <w:t xml:space="preserve">References</w:t>
      </w:r>
    </w:p>
    <w:bookmarkStart w:id="165" w:name="refs"/>
    <w:bookmarkStart w:id="120" w:name="ref-Abers2017"/>
    <w:p>
      <w:pPr>
        <w:pStyle w:val="Bibliography"/>
      </w:pPr>
      <w:r>
        <w:t xml:space="preserve">Abers, G. A., Van Keken, P. E., &amp; Hacker, B. R. (2017).</w:t>
      </w:r>
      <w:r>
        <w:t xml:space="preserve"> </w:t>
      </w:r>
      <w:r>
        <w:t xml:space="preserve">The cold and relatively dry nature of mantle forearcs in subduction zones</w:t>
      </w:r>
      <w:r>
        <w:t xml:space="preserve">.</w:t>
      </w:r>
      <w:r>
        <w:t xml:space="preserve"> </w:t>
      </w:r>
      <w:r>
        <w:rPr>
          <w:iCs/>
          <w:i/>
        </w:rPr>
        <w:t xml:space="preserve">Nature Geoscience</w:t>
      </w:r>
      <w:r>
        <w:t xml:space="preserve">,</w:t>
      </w:r>
      <w:r>
        <w:t xml:space="preserve"> </w:t>
      </w:r>
      <w:r>
        <w:rPr>
          <w:iCs/>
          <w:i/>
        </w:rPr>
        <w:t xml:space="preserve">10</w:t>
      </w:r>
      <w:r>
        <w:t xml:space="preserve">(5), 333–337.</w:t>
      </w:r>
    </w:p>
    <w:bookmarkEnd w:id="120"/>
    <w:bookmarkStart w:id="121" w:name="ref-Agard2009"/>
    <w:p>
      <w:pPr>
        <w:pStyle w:val="Bibliography"/>
      </w:pPr>
      <w:r>
        <w:t xml:space="preserve">Agard, P., Yamato, P., Jolivet, L., &amp; Burov, E. (2009).</w:t>
      </w:r>
      <w:r>
        <w:t xml:space="preserve"> </w:t>
      </w:r>
      <w:r>
        <w:t xml:space="preserve">Exhumation of oceanic blueschists and eclogites in subduction zones: Timing and mechanisms</w:t>
      </w:r>
      <w:r>
        <w:t xml:space="preserve">.</w:t>
      </w:r>
      <w:r>
        <w:t xml:space="preserve"> </w:t>
      </w:r>
      <w:r>
        <w:rPr>
          <w:iCs/>
          <w:i/>
        </w:rPr>
        <w:t xml:space="preserve">Earth-Science Reviews</w:t>
      </w:r>
      <w:r>
        <w:t xml:space="preserve">,</w:t>
      </w:r>
      <w:r>
        <w:t xml:space="preserve"> </w:t>
      </w:r>
      <w:r>
        <w:rPr>
          <w:iCs/>
          <w:i/>
        </w:rPr>
        <w:t xml:space="preserve">92</w:t>
      </w:r>
      <w:r>
        <w:t xml:space="preserve">(1-2), 53–79.</w:t>
      </w:r>
    </w:p>
    <w:bookmarkEnd w:id="121"/>
    <w:bookmarkStart w:id="122" w:name="ref-Agard2016"/>
    <w:p>
      <w:pPr>
        <w:pStyle w:val="Bibliography"/>
      </w:pPr>
      <w:r>
        <w:t xml:space="preserve">Agard, P., Yamato, P., Soret, M., Prigent, C., Guillot, S., Plunder, A., et al. (2016).</w:t>
      </w:r>
      <w:r>
        <w:t xml:space="preserve"> </w:t>
      </w:r>
      <w:r>
        <w:t xml:space="preserve">Plate interface rheological switches during subduction infancy: Control on slab penetration and metamorphic sole formation</w:t>
      </w:r>
      <w:r>
        <w:t xml:space="preserve">.</w:t>
      </w:r>
      <w:r>
        <w:t xml:space="preserve"> </w:t>
      </w:r>
      <w:r>
        <w:rPr>
          <w:iCs/>
          <w:i/>
        </w:rPr>
        <w:t xml:space="preserve">Earth and Planetary Science Letters</w:t>
      </w:r>
      <w:r>
        <w:t xml:space="preserve">,</w:t>
      </w:r>
      <w:r>
        <w:t xml:space="preserve"> </w:t>
      </w:r>
      <w:r>
        <w:rPr>
          <w:iCs/>
          <w:i/>
        </w:rPr>
        <w:t xml:space="preserve">451</w:t>
      </w:r>
      <w:r>
        <w:t xml:space="preserve">, 208–220.</w:t>
      </w:r>
    </w:p>
    <w:bookmarkEnd w:id="122"/>
    <w:bookmarkStart w:id="123" w:name="ref-Agrusta2013"/>
    <w:p>
      <w:pPr>
        <w:pStyle w:val="Bibliography"/>
      </w:pPr>
      <w:r>
        <w:t xml:space="preserve">Agrusta, R., Arcay, D., Tommasi, A., Davaille, A., Ribe, N., &amp; Gerya, T. (2013).</w:t>
      </w:r>
      <w:r>
        <w:t xml:space="preserve"> </w:t>
      </w:r>
      <w:r>
        <w:t xml:space="preserve">Small-scale convection in a plume-fed low-viscosity layer beneath a moving plate</w:t>
      </w:r>
      <w:r>
        <w:t xml:space="preserve">.</w:t>
      </w:r>
      <w:r>
        <w:t xml:space="preserve"> </w:t>
      </w:r>
      <w:r>
        <w:rPr>
          <w:iCs/>
          <w:i/>
        </w:rPr>
        <w:t xml:space="preserve">Geophysical Journal International</w:t>
      </w:r>
      <w:r>
        <w:t xml:space="preserve">,</w:t>
      </w:r>
      <w:r>
        <w:t xml:space="preserve"> </w:t>
      </w:r>
      <w:r>
        <w:rPr>
          <w:iCs/>
          <w:i/>
        </w:rPr>
        <w:t xml:space="preserve">194</w:t>
      </w:r>
      <w:r>
        <w:t xml:space="preserve">(2), 591–610.</w:t>
      </w:r>
    </w:p>
    <w:bookmarkEnd w:id="123"/>
    <w:bookmarkStart w:id="124" w:name="ref-Burg2005"/>
    <w:p>
      <w:pPr>
        <w:pStyle w:val="Bibliography"/>
      </w:pPr>
      <w:r>
        <w:t xml:space="preserve">Burg, J.-P., &amp; Gerya, T. (2005). The role of viscous heating in barrovian metamorphism of collisional orogens: Thermomechanical models and application to the lepontine dome in the central alps.</w:t>
      </w:r>
      <w:r>
        <w:t xml:space="preserve"> </w:t>
      </w:r>
      <w:r>
        <w:rPr>
          <w:iCs/>
          <w:i/>
        </w:rPr>
        <w:t xml:space="preserve">Journal of Metamorphic Geology</w:t>
      </w:r>
      <w:r>
        <w:t xml:space="preserve">,</w:t>
      </w:r>
      <w:r>
        <w:t xml:space="preserve"> </w:t>
      </w:r>
      <w:r>
        <w:rPr>
          <w:iCs/>
          <w:i/>
        </w:rPr>
        <w:t xml:space="preserve">23</w:t>
      </w:r>
      <w:r>
        <w:t xml:space="preserve">(2), 75–95.</w:t>
      </w:r>
    </w:p>
    <w:bookmarkEnd w:id="124"/>
    <w:bookmarkStart w:id="125" w:name="ref-Carlson2003"/>
    <w:p>
      <w:pPr>
        <w:pStyle w:val="Bibliography"/>
      </w:pPr>
      <w:r>
        <w:t xml:space="preserve">Carlson, R. L., &amp; Miller, D. J. (2003). Mantle wedge water contents estimated from seismic velocities in partially serpentinized peridotites.</w:t>
      </w:r>
      <w:r>
        <w:t xml:space="preserve"> </w:t>
      </w:r>
      <w:r>
        <w:rPr>
          <w:iCs/>
          <w:i/>
        </w:rPr>
        <w:t xml:space="preserve">Geophysical Research Letters</w:t>
      </w:r>
      <w:r>
        <w:t xml:space="preserve">,</w:t>
      </w:r>
      <w:r>
        <w:t xml:space="preserve"> </w:t>
      </w:r>
      <w:r>
        <w:rPr>
          <w:iCs/>
          <w:i/>
        </w:rPr>
        <w:t xml:space="preserve">30</w:t>
      </w:r>
      <w:r>
        <w:t xml:space="preserve">(5).</w:t>
      </w:r>
    </w:p>
    <w:bookmarkEnd w:id="125"/>
    <w:bookmarkStart w:id="126" w:name="ref-Connolly2005"/>
    <w:p>
      <w:pPr>
        <w:pStyle w:val="Bibliography"/>
      </w:pPr>
      <w:r>
        <w:t xml:space="preserve">Connolly, J. A. D. (2005).</w:t>
      </w:r>
      <w:r>
        <w:t xml:space="preserve"> </w:t>
      </w:r>
      <w:r>
        <w:t xml:space="preserve">Computation of phase equilibria by linear programming: A tool for geodynamic modeling and its application to subduction zone decarbonation</w:t>
      </w:r>
      <w:r>
        <w:t xml:space="preserve">.</w:t>
      </w:r>
      <w:r>
        <w:t xml:space="preserve"> </w:t>
      </w:r>
      <w:r>
        <w:rPr>
          <w:iCs/>
          <w:i/>
        </w:rPr>
        <w:t xml:space="preserve">Earth and Planetary Science Letters</w:t>
      </w:r>
      <w:r>
        <w:t xml:space="preserve">,</w:t>
      </w:r>
      <w:r>
        <w:t xml:space="preserve"> </w:t>
      </w:r>
      <w:r>
        <w:rPr>
          <w:iCs/>
          <w:i/>
        </w:rPr>
        <w:t xml:space="preserve">236</w:t>
      </w:r>
      <w:r>
        <w:t xml:space="preserve">(1-2), 524–541.</w:t>
      </w:r>
    </w:p>
    <w:bookmarkEnd w:id="126"/>
    <w:bookmarkStart w:id="127" w:name="ref-Currie2004"/>
    <w:p>
      <w:pPr>
        <w:pStyle w:val="Bibliography"/>
      </w:pPr>
      <w:r>
        <w:t xml:space="preserve">Currie, C. A., Wang, K., Hyndman, R. D., &amp; He, J. (2004).</w:t>
      </w:r>
      <w:r>
        <w:t xml:space="preserve"> </w:t>
      </w:r>
      <w:r>
        <w:t xml:space="preserve">The thermal effects of steady-state slab-driven mantle flow above a subducting plate: The Cascadia subduction zone and backarc</w:t>
      </w:r>
      <w:r>
        <w:t xml:space="preserve">.</w:t>
      </w:r>
      <w:r>
        <w:t xml:space="preserve"> </w:t>
      </w:r>
      <w:r>
        <w:rPr>
          <w:iCs/>
          <w:i/>
        </w:rPr>
        <w:t xml:space="preserve">Earth and Planetary Science Letters</w:t>
      </w:r>
      <w:r>
        <w:t xml:space="preserve">,</w:t>
      </w:r>
      <w:r>
        <w:t xml:space="preserve"> </w:t>
      </w:r>
      <w:r>
        <w:rPr>
          <w:iCs/>
          <w:i/>
        </w:rPr>
        <w:t xml:space="preserve">223</w:t>
      </w:r>
      <w:r>
        <w:t xml:space="preserve">(1-2), 35–48.</w:t>
      </w:r>
    </w:p>
    <w:bookmarkEnd w:id="127"/>
    <w:bookmarkStart w:id="128" w:name="ref-Cizkova2013"/>
    <w:p>
      <w:pPr>
        <w:pStyle w:val="Bibliography"/>
      </w:pPr>
      <w:r>
        <w:t xml:space="preserve">Čížková, H., &amp; Bina, C. R. (2013).</w:t>
      </w:r>
      <w:r>
        <w:t xml:space="preserve"> </w:t>
      </w:r>
      <w:r>
        <w:t xml:space="preserve">Effects of mantle and subduction-interface rheologies on slab stagnation and trench rollback</w:t>
      </w:r>
      <w:r>
        <w:t xml:space="preserve">.</w:t>
      </w:r>
      <w:r>
        <w:t xml:space="preserve"> </w:t>
      </w:r>
      <w:r>
        <w:rPr>
          <w:iCs/>
          <w:i/>
        </w:rPr>
        <w:t xml:space="preserve">Earth and Planetary Science Letters</w:t>
      </w:r>
      <w:r>
        <w:t xml:space="preserve">,</w:t>
      </w:r>
      <w:r>
        <w:t xml:space="preserve"> </w:t>
      </w:r>
      <w:r>
        <w:rPr>
          <w:iCs/>
          <w:i/>
        </w:rPr>
        <w:t xml:space="preserve">379</w:t>
      </w:r>
      <w:r>
        <w:t xml:space="preserve">, 95–103.</w:t>
      </w:r>
    </w:p>
    <w:bookmarkEnd w:id="128"/>
    <w:bookmarkStart w:id="129" w:name="ref-Davies1999"/>
    <w:p>
      <w:pPr>
        <w:pStyle w:val="Bibliography"/>
      </w:pPr>
      <w:r>
        <w:t xml:space="preserve">Davies, J. H. (1999).</w:t>
      </w:r>
      <w:r>
        <w:t xml:space="preserve"> </w:t>
      </w:r>
      <w:r>
        <w:t xml:space="preserve">The role of hydraulic fractures and intermediate depth earthquakes in generating suduction zone magmatism</w:t>
      </w:r>
      <w:r>
        <w:t xml:space="preserve">.</w:t>
      </w:r>
      <w:r>
        <w:t xml:space="preserve"> </w:t>
      </w:r>
      <w:r>
        <w:rPr>
          <w:iCs/>
          <w:i/>
        </w:rPr>
        <w:t xml:space="preserve">Nature</w:t>
      </w:r>
      <w:r>
        <w:t xml:space="preserve">,</w:t>
      </w:r>
      <w:r>
        <w:t xml:space="preserve"> </w:t>
      </w:r>
      <w:r>
        <w:rPr>
          <w:iCs/>
          <w:i/>
        </w:rPr>
        <w:t xml:space="preserve">417</w:t>
      </w:r>
      <w:r>
        <w:t xml:space="preserve">(March), 142–145.</w:t>
      </w:r>
    </w:p>
    <w:bookmarkEnd w:id="129"/>
    <w:bookmarkStart w:id="130" w:name="ref-England2004"/>
    <w:p>
      <w:pPr>
        <w:pStyle w:val="Bibliography"/>
      </w:pPr>
      <w:r>
        <w:t xml:space="preserve">England, P., Engdahl, R., &amp; Thatcher, W. (2004).</w:t>
      </w:r>
      <w:r>
        <w:t xml:space="preserve"> </w:t>
      </w:r>
      <w:r>
        <w:t xml:space="preserve">Systematic variation in the depths of slabs beneath arc volcanoes</w:t>
      </w:r>
      <w:r>
        <w:t xml:space="preserve">.</w:t>
      </w:r>
      <w:r>
        <w:t xml:space="preserve"> </w:t>
      </w:r>
      <w:r>
        <w:rPr>
          <w:iCs/>
          <w:i/>
        </w:rPr>
        <w:t xml:space="preserve">Geophysical Journal International</w:t>
      </w:r>
      <w:r>
        <w:t xml:space="preserve">,</w:t>
      </w:r>
      <w:r>
        <w:t xml:space="preserve"> </w:t>
      </w:r>
      <w:r>
        <w:rPr>
          <w:iCs/>
          <w:i/>
        </w:rPr>
        <w:t xml:space="preserve">156</w:t>
      </w:r>
      <w:r>
        <w:t xml:space="preserve">(2), 377–408.</w:t>
      </w:r>
    </w:p>
    <w:bookmarkEnd w:id="130"/>
    <w:bookmarkStart w:id="131" w:name="ref-England2010"/>
    <w:p>
      <w:pPr>
        <w:pStyle w:val="Bibliography"/>
      </w:pPr>
      <w:r>
        <w:t xml:space="preserve">England, P. C., &amp; Katz, R. F. (2010). Melting above the anhydrous solidus controls the location of volcanic arcs.</w:t>
      </w:r>
      <w:r>
        <w:t xml:space="preserve"> </w:t>
      </w:r>
      <w:r>
        <w:rPr>
          <w:iCs/>
          <w:i/>
        </w:rPr>
        <w:t xml:space="preserve">Nature</w:t>
      </w:r>
      <w:r>
        <w:t xml:space="preserve">,</w:t>
      </w:r>
      <w:r>
        <w:t xml:space="preserve"> </w:t>
      </w:r>
      <w:r>
        <w:rPr>
          <w:iCs/>
          <w:i/>
        </w:rPr>
        <w:t xml:space="preserve">467</w:t>
      </w:r>
      <w:r>
        <w:t xml:space="preserve">(7316), 700–703.</w:t>
      </w:r>
    </w:p>
    <w:bookmarkEnd w:id="131"/>
    <w:bookmarkStart w:id="132" w:name="ref-Faccenda2009"/>
    <w:p>
      <w:pPr>
        <w:pStyle w:val="Bibliography"/>
      </w:pPr>
      <w:r>
        <w:t xml:space="preserve">Faccenda, M., Gerya, T. V., &amp; Burlini, L. (2009).</w:t>
      </w:r>
      <w:r>
        <w:t xml:space="preserve"> </w:t>
      </w:r>
      <w:r>
        <w:t xml:space="preserve">Deep slab hydration induced by bending-related variations in tectonic pressure</w:t>
      </w:r>
      <w:r>
        <w:t xml:space="preserve">.</w:t>
      </w:r>
      <w:r>
        <w:t xml:space="preserve"> </w:t>
      </w:r>
      <w:r>
        <w:rPr>
          <w:iCs/>
          <w:i/>
        </w:rPr>
        <w:t xml:space="preserve">Nature Geoscience</w:t>
      </w:r>
      <w:r>
        <w:t xml:space="preserve">,</w:t>
      </w:r>
      <w:r>
        <w:t xml:space="preserve"> </w:t>
      </w:r>
      <w:r>
        <w:rPr>
          <w:iCs/>
          <w:i/>
        </w:rPr>
        <w:t xml:space="preserve">2</w:t>
      </w:r>
      <w:r>
        <w:t xml:space="preserve">(11), 790–793.</w:t>
      </w:r>
    </w:p>
    <w:bookmarkEnd w:id="132"/>
    <w:bookmarkStart w:id="133" w:name="ref-Furukawa1993"/>
    <w:p>
      <w:pPr>
        <w:pStyle w:val="Bibliography"/>
      </w:pPr>
      <w:r>
        <w:t xml:space="preserve">Furukawa, Y. (1993).</w:t>
      </w:r>
      <w:r>
        <w:t xml:space="preserve"> </w:t>
      </w:r>
      <w:r>
        <w:t xml:space="preserve">Magmatic Processes Under Arcs and Formation of the Volcanic Front</w:t>
      </w:r>
      <w:r>
        <w:t xml:space="preserve">.</w:t>
      </w:r>
      <w:r>
        <w:t xml:space="preserve"> </w:t>
      </w:r>
      <w:r>
        <w:rPr>
          <w:iCs/>
          <w:i/>
        </w:rPr>
        <w:t xml:space="preserve">Journal of Geophysical Research</w:t>
      </w:r>
      <w:r>
        <w:t xml:space="preserve">,</w:t>
      </w:r>
      <w:r>
        <w:t xml:space="preserve"> </w:t>
      </w:r>
      <w:r>
        <w:rPr>
          <w:iCs/>
          <w:i/>
        </w:rPr>
        <w:t xml:space="preserve">98</w:t>
      </w:r>
      <w:r>
        <w:t xml:space="preserve">, 8309–8319.</w:t>
      </w:r>
    </w:p>
    <w:bookmarkEnd w:id="133"/>
    <w:bookmarkStart w:id="134" w:name="ref-Gao2014"/>
    <w:p>
      <w:pPr>
        <w:pStyle w:val="Bibliography"/>
      </w:pPr>
      <w:r>
        <w:t xml:space="preserve">Gao, X., &amp; Wang, K. (2014).</w:t>
      </w:r>
      <w:r>
        <w:t xml:space="preserve"> </w:t>
      </w:r>
      <w:r>
        <w:t xml:space="preserve">Strength of stick-slip and creeping subduction megathrusts from heat flow observations</w:t>
      </w:r>
      <w:r>
        <w:t xml:space="preserve">.</w:t>
      </w:r>
      <w:r>
        <w:t xml:space="preserve"> </w:t>
      </w:r>
      <w:r>
        <w:rPr>
          <w:iCs/>
          <w:i/>
        </w:rPr>
        <w:t xml:space="preserve">Science</w:t>
      </w:r>
      <w:r>
        <w:t xml:space="preserve">,</w:t>
      </w:r>
      <w:r>
        <w:t xml:space="preserve"> </w:t>
      </w:r>
      <w:r>
        <w:rPr>
          <w:iCs/>
          <w:i/>
        </w:rPr>
        <w:t xml:space="preserve">345</w:t>
      </w:r>
      <w:r>
        <w:t xml:space="preserve">(6200), 1038–1041.</w:t>
      </w:r>
    </w:p>
    <w:bookmarkEnd w:id="134"/>
    <w:bookmarkStart w:id="135" w:name="ref-Gao2017"/>
    <w:p>
      <w:pPr>
        <w:pStyle w:val="Bibliography"/>
      </w:pPr>
      <w:r>
        <w:t xml:space="preserve">Gao, Xiang, &amp; Wang, K. (2017).</w:t>
      </w:r>
      <w:r>
        <w:t xml:space="preserve"> </w:t>
      </w:r>
      <w:r>
        <w:t xml:space="preserve">Rheological separation of the megathrust seismogenic zone and episodic tremor and slip</w:t>
      </w:r>
      <w:r>
        <w:t xml:space="preserve">.</w:t>
      </w:r>
      <w:r>
        <w:t xml:space="preserve"> </w:t>
      </w:r>
      <w:r>
        <w:rPr>
          <w:iCs/>
          <w:i/>
        </w:rPr>
        <w:t xml:space="preserve">Nature</w:t>
      </w:r>
      <w:r>
        <w:t xml:space="preserve">,</w:t>
      </w:r>
      <w:r>
        <w:t xml:space="preserve"> </w:t>
      </w:r>
      <w:r>
        <w:rPr>
          <w:iCs/>
          <w:i/>
        </w:rPr>
        <w:t xml:space="preserve">543</w:t>
      </w:r>
      <w:r>
        <w:t xml:space="preserve">(7645), 416–419.</w:t>
      </w:r>
    </w:p>
    <w:bookmarkEnd w:id="135"/>
    <w:bookmarkStart w:id="136" w:name="ref-Gerya2011"/>
    <w:p>
      <w:pPr>
        <w:pStyle w:val="Bibliography"/>
      </w:pPr>
      <w:r>
        <w:t xml:space="preserve">Gerya, Taras V., &amp; Meilick, F. (2011). Geodynamic regimes of subduction under an active margin: Effects of rheological weakening by fluids and melts.</w:t>
      </w:r>
      <w:r>
        <w:t xml:space="preserve"> </w:t>
      </w:r>
      <w:r>
        <w:rPr>
          <w:iCs/>
          <w:i/>
        </w:rPr>
        <w:t xml:space="preserve">Journal of Metamorphic Geology</w:t>
      </w:r>
      <w:r>
        <w:t xml:space="preserve">,</w:t>
      </w:r>
      <w:r>
        <w:t xml:space="preserve"> </w:t>
      </w:r>
      <w:r>
        <w:rPr>
          <w:iCs/>
          <w:i/>
        </w:rPr>
        <w:t xml:space="preserve">29</w:t>
      </w:r>
      <w:r>
        <w:t xml:space="preserve">(1), 7–31.</w:t>
      </w:r>
    </w:p>
    <w:bookmarkEnd w:id="136"/>
    <w:bookmarkStart w:id="137" w:name="ref-Gerya2003"/>
    <w:p>
      <w:pPr>
        <w:pStyle w:val="Bibliography"/>
      </w:pPr>
      <w:r>
        <w:t xml:space="preserve">Gerya, Taras V., &amp; Yuen, D. A. (2003).</w:t>
      </w:r>
      <w:r>
        <w:t xml:space="preserve"> </w:t>
      </w:r>
      <w:r>
        <w:t xml:space="preserve">Characteristics-based marker-in-cell method with conservative finite-differences schemes for modeling geological flows with strongly variable transport properties</w:t>
      </w:r>
      <w:r>
        <w:t xml:space="preserve">.</w:t>
      </w:r>
      <w:r>
        <w:t xml:space="preserve"> </w:t>
      </w:r>
      <w:r>
        <w:rPr>
          <w:iCs/>
          <w:i/>
        </w:rPr>
        <w:t xml:space="preserve">Physics of the Earth and Planetary Interiors</w:t>
      </w:r>
      <w:r>
        <w:t xml:space="preserve">,</w:t>
      </w:r>
      <w:r>
        <w:t xml:space="preserve"> </w:t>
      </w:r>
      <w:r>
        <w:rPr>
          <w:iCs/>
          <w:i/>
        </w:rPr>
        <w:t xml:space="preserve">140</w:t>
      </w:r>
      <w:r>
        <w:t xml:space="preserve">(4), 293–318.</w:t>
      </w:r>
    </w:p>
    <w:bookmarkEnd w:id="137"/>
    <w:bookmarkStart w:id="138" w:name="ref-Gerya2008"/>
    <w:p>
      <w:pPr>
        <w:pStyle w:val="Bibliography"/>
      </w:pPr>
      <w:r>
        <w:t xml:space="preserve">Gerya, Taras V., Connolly, J. A. D., &amp; Yuen, D. A. (2008).</w:t>
      </w:r>
      <w:r>
        <w:t xml:space="preserve"> </w:t>
      </w:r>
      <w:r>
        <w:t xml:space="preserve">Why is terrestrial subduction one-sided?</w:t>
      </w:r>
      <w:r>
        <w:t xml:space="preserve"> </w:t>
      </w:r>
      <w:r>
        <w:rPr>
          <w:iCs/>
          <w:i/>
        </w:rPr>
        <w:t xml:space="preserve">Geology</w:t>
      </w:r>
      <w:r>
        <w:t xml:space="preserve">,</w:t>
      </w:r>
      <w:r>
        <w:t xml:space="preserve"> </w:t>
      </w:r>
      <w:r>
        <w:rPr>
          <w:iCs/>
          <w:i/>
        </w:rPr>
        <w:t xml:space="preserve">36</w:t>
      </w:r>
      <w:r>
        <w:t xml:space="preserve">(1), 43–46.</w:t>
      </w:r>
    </w:p>
    <w:bookmarkEnd w:id="138"/>
    <w:bookmarkStart w:id="139" w:name="ref-Gorczyk2007"/>
    <w:p>
      <w:pPr>
        <w:pStyle w:val="Bibliography"/>
      </w:pPr>
      <w:r>
        <w:t xml:space="preserve">Gorczyk, W., Willner, A. P., Gerya, T. V., Connolly, J. A. D., &amp; Burg, J. P. (2007).</w:t>
      </w:r>
      <w:r>
        <w:t xml:space="preserve"> </w:t>
      </w:r>
      <w:r>
        <w:t xml:space="preserve">Physical controls of magmatic productivity at Pacific-type convergent margins: Numerical modelling</w:t>
      </w:r>
      <w:r>
        <w:t xml:space="preserve">.</w:t>
      </w:r>
      <w:r>
        <w:t xml:space="preserve"> </w:t>
      </w:r>
      <w:r>
        <w:rPr>
          <w:iCs/>
          <w:i/>
        </w:rPr>
        <w:t xml:space="preserve">Physics of the Earth and Planetary Interiors</w:t>
      </w:r>
      <w:r>
        <w:t xml:space="preserve">,</w:t>
      </w:r>
      <w:r>
        <w:t xml:space="preserve"> </w:t>
      </w:r>
      <w:r>
        <w:rPr>
          <w:iCs/>
          <w:i/>
        </w:rPr>
        <w:t xml:space="preserve">163</w:t>
      </w:r>
      <w:r>
        <w:t xml:space="preserve">(1-4), 209–232.</w:t>
      </w:r>
    </w:p>
    <w:bookmarkEnd w:id="139"/>
    <w:bookmarkStart w:id="140" w:name="ref-Grove2012"/>
    <w:p>
      <w:pPr>
        <w:pStyle w:val="Bibliography"/>
      </w:pPr>
      <w:r>
        <w:t xml:space="preserve">Grove, T. L., Till, C. B., &amp; Krawczynski, M. J. (2012).</w:t>
      </w:r>
      <w:r>
        <w:t xml:space="preserve"> </w:t>
      </w:r>
      <w:r>
        <w:t xml:space="preserve">The Role of H 2 O in Subduction Zone Magmatism</w:t>
      </w:r>
      <w:r>
        <w:t xml:space="preserve">.</w:t>
      </w:r>
      <w:r>
        <w:t xml:space="preserve"> </w:t>
      </w:r>
      <w:r>
        <w:rPr>
          <w:iCs/>
          <w:i/>
        </w:rPr>
        <w:t xml:space="preserve">Annual Review of Earth and Planetary Sciences</w:t>
      </w:r>
      <w:r>
        <w:t xml:space="preserve">,</w:t>
      </w:r>
      <w:r>
        <w:t xml:space="preserve"> </w:t>
      </w:r>
      <w:r>
        <w:rPr>
          <w:iCs/>
          <w:i/>
        </w:rPr>
        <w:t xml:space="preserve">40</w:t>
      </w:r>
      <w:r>
        <w:t xml:space="preserve">(1), 413–439.</w:t>
      </w:r>
    </w:p>
    <w:bookmarkEnd w:id="140"/>
    <w:bookmarkStart w:id="141" w:name="ref-Hacker2003"/>
    <w:p>
      <w:pPr>
        <w:pStyle w:val="Bibliography"/>
      </w:pPr>
      <w:r>
        <w:t xml:space="preserve">Hacker, B. R., Peacock, S. M., Abers, G. A., &amp; Holloway, S. D. (2003).</w:t>
      </w:r>
      <w:r>
        <w:t xml:space="preserve"> </w:t>
      </w:r>
      <w:r>
        <w:t xml:space="preserve">Subduction factory 2. Are intermediate-depth earthquakes in subducting slabs linked to metamorphic dehydration reactions?</w:t>
      </w:r>
      <w:r>
        <w:t xml:space="preserve"> </w:t>
      </w:r>
      <w:r>
        <w:rPr>
          <w:iCs/>
          <w:i/>
        </w:rPr>
        <w:t xml:space="preserve">Journal of Geophysical Research: Solid Earth</w:t>
      </w:r>
      <w:r>
        <w:t xml:space="preserve">,</w:t>
      </w:r>
      <w:r>
        <w:t xml:space="preserve"> </w:t>
      </w:r>
      <w:r>
        <w:rPr>
          <w:iCs/>
          <w:i/>
        </w:rPr>
        <w:t xml:space="preserve">108</w:t>
      </w:r>
      <w:r>
        <w:t xml:space="preserve">(B1).</w:t>
      </w:r>
    </w:p>
    <w:bookmarkEnd w:id="141"/>
    <w:bookmarkStart w:id="142" w:name="ref-Hyndman2003"/>
    <w:p>
      <w:pPr>
        <w:pStyle w:val="Bibliography"/>
      </w:pPr>
      <w:r>
        <w:t xml:space="preserve">Hyndman, R. D., &amp; Peacock, S. M. (2003). Serpentinization of the forearc mantle.</w:t>
      </w:r>
      <w:r>
        <w:t xml:space="preserve"> </w:t>
      </w:r>
      <w:r>
        <w:rPr>
          <w:iCs/>
          <w:i/>
        </w:rPr>
        <w:t xml:space="preserve">Earth and Planetary Science Letters</w:t>
      </w:r>
      <w:r>
        <w:t xml:space="preserve">,</w:t>
      </w:r>
      <w:r>
        <w:t xml:space="preserve"> </w:t>
      </w:r>
      <w:r>
        <w:rPr>
          <w:iCs/>
          <w:i/>
        </w:rPr>
        <w:t xml:space="preserve">212</w:t>
      </w:r>
      <w:r>
        <w:t xml:space="preserve">(3-4), 417–432.</w:t>
      </w:r>
    </w:p>
    <w:bookmarkEnd w:id="142"/>
    <w:bookmarkStart w:id="143" w:name="ref-VanKeken2011"/>
    <w:p>
      <w:pPr>
        <w:pStyle w:val="Bibliography"/>
      </w:pPr>
      <w:r>
        <w:t xml:space="preserve">Keken, P. E. van, Hacker, B. R., Syracuse, E. M., &amp; Abers, G. A. (2011).</w:t>
      </w:r>
      <w:r>
        <w:t xml:space="preserve"> </w:t>
      </w:r>
      <w:r>
        <w:t xml:space="preserve">Subduction factory: 4. Depth-dependent flux of H 2 O from subducting slabs worldwide</w:t>
      </w:r>
      <w:r>
        <w:t xml:space="preserve">.</w:t>
      </w:r>
      <w:r>
        <w:t xml:space="preserve"> </w:t>
      </w:r>
      <w:r>
        <w:rPr>
          <w:iCs/>
          <w:i/>
        </w:rPr>
        <w:t xml:space="preserve">Journal of Geophysical Research</w:t>
      </w:r>
      <w:r>
        <w:t xml:space="preserve">,</w:t>
      </w:r>
      <w:r>
        <w:t xml:space="preserve"> </w:t>
      </w:r>
      <w:r>
        <w:rPr>
          <w:iCs/>
          <w:i/>
        </w:rPr>
        <w:t xml:space="preserve">116</w:t>
      </w:r>
      <w:r>
        <w:t xml:space="preserve">(B1), B01401.</w:t>
      </w:r>
    </w:p>
    <w:bookmarkEnd w:id="143"/>
    <w:bookmarkStart w:id="144" w:name="ref-VanKeken2018"/>
    <w:p>
      <w:pPr>
        <w:pStyle w:val="Bibliography"/>
      </w:pPr>
      <w:r>
        <w:t xml:space="preserve">Keken, P. E. van, Wada, I., Abers, G. A., Hacker, B. R., &amp; Wang, K. (2018).</w:t>
      </w:r>
      <w:r>
        <w:t xml:space="preserve"> </w:t>
      </w:r>
      <w:r>
        <w:t xml:space="preserve">Mafic High-Pressure Rocks Are Preferentially Exhumed From Warm Subduction Settings</w:t>
      </w:r>
      <w:r>
        <w:t xml:space="preserve">.</w:t>
      </w:r>
      <w:r>
        <w:t xml:space="preserve"> </w:t>
      </w:r>
      <w:r>
        <w:rPr>
          <w:iCs/>
          <w:i/>
        </w:rPr>
        <w:t xml:space="preserve">Geochemistry, Geophysics, Geosystems</w:t>
      </w:r>
      <w:r>
        <w:t xml:space="preserve">,</w:t>
      </w:r>
      <w:r>
        <w:t xml:space="preserve"> </w:t>
      </w:r>
      <w:r>
        <w:rPr>
          <w:iCs/>
          <w:i/>
        </w:rPr>
        <w:t xml:space="preserve">19</w:t>
      </w:r>
      <w:r>
        <w:t xml:space="preserve">(9), 2934–2961.</w:t>
      </w:r>
    </w:p>
    <w:bookmarkEnd w:id="144"/>
    <w:bookmarkStart w:id="145" w:name="ref-McKenzie1969"/>
    <w:p>
      <w:pPr>
        <w:pStyle w:val="Bibliography"/>
      </w:pPr>
      <w:r>
        <w:t xml:space="preserve">McKenzie, D. P. (1969).</w:t>
      </w:r>
      <w:r>
        <w:t xml:space="preserve"> </w:t>
      </w:r>
      <w:r>
        <w:t xml:space="preserve">Speculations on the Consequences and Causes of Plate Motions</w:t>
      </w:r>
      <w:r>
        <w:t xml:space="preserve">.</w:t>
      </w:r>
      <w:r>
        <w:t xml:space="preserve"> </w:t>
      </w:r>
      <w:r>
        <w:rPr>
          <w:iCs/>
          <w:i/>
        </w:rPr>
        <w:t xml:space="preserve">Geophysical Journal International</w:t>
      </w:r>
      <w:r>
        <w:t xml:space="preserve">,</w:t>
      </w:r>
      <w:r>
        <w:t xml:space="preserve"> </w:t>
      </w:r>
      <w:r>
        <w:rPr>
          <w:iCs/>
          <w:i/>
        </w:rPr>
        <w:t xml:space="preserve">18</w:t>
      </w:r>
      <w:r>
        <w:t xml:space="preserve">(1), 1–32.</w:t>
      </w:r>
    </w:p>
    <w:bookmarkEnd w:id="145"/>
    <w:bookmarkStart w:id="146" w:name="ref-Peacock1990"/>
    <w:p>
      <w:pPr>
        <w:pStyle w:val="Bibliography"/>
      </w:pPr>
      <w:r>
        <w:t xml:space="preserve">Peacock, S. M. (1990). Fluid processes in subduction zones.</w:t>
      </w:r>
      <w:r>
        <w:t xml:space="preserve"> </w:t>
      </w:r>
      <w:r>
        <w:rPr>
          <w:iCs/>
          <w:i/>
        </w:rPr>
        <w:t xml:space="preserve">Science</w:t>
      </w:r>
      <w:r>
        <w:t xml:space="preserve">,</w:t>
      </w:r>
      <w:r>
        <w:t xml:space="preserve"> </w:t>
      </w:r>
      <w:r>
        <w:rPr>
          <w:iCs/>
          <w:i/>
        </w:rPr>
        <w:t xml:space="preserve">248</w:t>
      </w:r>
      <w:r>
        <w:t xml:space="preserve">(4953), 329–337.</w:t>
      </w:r>
    </w:p>
    <w:bookmarkEnd w:id="146"/>
    <w:bookmarkStart w:id="147" w:name="ref-Peacock1991"/>
    <w:p>
      <w:pPr>
        <w:pStyle w:val="Bibliography"/>
      </w:pPr>
      <w:r>
        <w:t xml:space="preserve">Peacock, S. M. (1991). Numerical simulation of subduction zone pressure-temperature-time paths: Constraints on fluid production and arc magmatism.</w:t>
      </w:r>
      <w:r>
        <w:t xml:space="preserve"> </w:t>
      </w:r>
      <w:r>
        <w:rPr>
          <w:iCs/>
          <w:i/>
        </w:rPr>
        <w:t xml:space="preserve">Philosophical Transactions of the Royal Society of London. Series A: Physical and Engineering Sciences</w:t>
      </w:r>
      <w:r>
        <w:t xml:space="preserve">,</w:t>
      </w:r>
      <w:r>
        <w:t xml:space="preserve"> </w:t>
      </w:r>
      <w:r>
        <w:rPr>
          <w:iCs/>
          <w:i/>
        </w:rPr>
        <w:t xml:space="preserve">335</w:t>
      </w:r>
      <w:r>
        <w:t xml:space="preserve">(1638), 341–353.</w:t>
      </w:r>
    </w:p>
    <w:bookmarkEnd w:id="147"/>
    <w:bookmarkStart w:id="148" w:name="ref-Peacock1993"/>
    <w:p>
      <w:pPr>
        <w:pStyle w:val="Bibliography"/>
      </w:pPr>
      <w:r>
        <w:t xml:space="preserve">Peacock, S. M. (1993). The importance of blueschist</w:t>
      </w:r>
      <w:r>
        <w:t xml:space="preserve"> </w:t>
      </w:r>
      <m:oMath>
        <m:r>
          <m:rPr>
            <m:sty m:val="p"/>
          </m:rPr>
          <m:t>→</m:t>
        </m:r>
      </m:oMath>
      <w:r>
        <w:t xml:space="preserve"> </w:t>
      </w:r>
      <w:r>
        <w:t xml:space="preserve">eclogite dehydration reactions in subducting oceanic crust.</w:t>
      </w:r>
      <w:r>
        <w:t xml:space="preserve"> </w:t>
      </w:r>
      <w:r>
        <w:rPr>
          <w:iCs/>
          <w:i/>
        </w:rPr>
        <w:t xml:space="preserve">Geological Society of America Bulletin</w:t>
      </w:r>
      <w:r>
        <w:t xml:space="preserve">,</w:t>
      </w:r>
      <w:r>
        <w:t xml:space="preserve"> </w:t>
      </w:r>
      <w:r>
        <w:rPr>
          <w:iCs/>
          <w:i/>
        </w:rPr>
        <w:t xml:space="preserve">105</w:t>
      </w:r>
      <w:r>
        <w:t xml:space="preserve">(5), 684–694.</w:t>
      </w:r>
    </w:p>
    <w:bookmarkEnd w:id="148"/>
    <w:bookmarkStart w:id="149" w:name="ref-Peacock1996"/>
    <w:p>
      <w:pPr>
        <w:pStyle w:val="Bibliography"/>
      </w:pPr>
      <w:r>
        <w:t xml:space="preserve">Peacock, S. M. (1996). Thermal and petrologic structure of subduction zones.</w:t>
      </w:r>
      <w:r>
        <w:t xml:space="preserve"> </w:t>
      </w:r>
      <w:r>
        <w:rPr>
          <w:iCs/>
          <w:i/>
        </w:rPr>
        <w:t xml:space="preserve">Subduction: Top to Bottom</w:t>
      </w:r>
      <w:r>
        <w:t xml:space="preserve">,</w:t>
      </w:r>
      <w:r>
        <w:t xml:space="preserve"> </w:t>
      </w:r>
      <w:r>
        <w:rPr>
          <w:iCs/>
          <w:i/>
        </w:rPr>
        <w:t xml:space="preserve">96</w:t>
      </w:r>
      <w:r>
        <w:t xml:space="preserve">, 119–133.</w:t>
      </w:r>
    </w:p>
    <w:bookmarkEnd w:id="149"/>
    <w:bookmarkStart w:id="150" w:name="ref-Peacock1999a"/>
    <w:p>
      <w:pPr>
        <w:pStyle w:val="Bibliography"/>
      </w:pPr>
      <w:r>
        <w:t xml:space="preserve">Peacock, S. M., &amp; Hyndman, R. D. (1999).</w:t>
      </w:r>
      <w:r>
        <w:t xml:space="preserve"> </w:t>
      </w:r>
      <w:r>
        <w:t xml:space="preserve">Hydrous minerals in the mantle wedge and the maximum depth of subduction thrust earthquakes</w:t>
      </w:r>
      <w:r>
        <w:t xml:space="preserve">.</w:t>
      </w:r>
      <w:r>
        <w:t xml:space="preserve"> </w:t>
      </w:r>
      <w:r>
        <w:rPr>
          <w:iCs/>
          <w:i/>
        </w:rPr>
        <w:t xml:space="preserve">Geophysical Research Letters</w:t>
      </w:r>
      <w:r>
        <w:t xml:space="preserve">,</w:t>
      </w:r>
      <w:r>
        <w:t xml:space="preserve"> </w:t>
      </w:r>
      <w:r>
        <w:rPr>
          <w:iCs/>
          <w:i/>
        </w:rPr>
        <w:t xml:space="preserve">26</w:t>
      </w:r>
      <w:r>
        <w:t xml:space="preserve">(No. 16), 2517–2520.</w:t>
      </w:r>
    </w:p>
    <w:bookmarkEnd w:id="150"/>
    <w:bookmarkStart w:id="151" w:name="ref-Peacock1994"/>
    <w:p>
      <w:pPr>
        <w:pStyle w:val="Bibliography"/>
      </w:pPr>
      <w:r>
        <w:t xml:space="preserve">Peacock, S. M., Rushmer, T., &amp; Thompson, A. B. (1994). Partial melting of subducting oceanic crust.</w:t>
      </w:r>
      <w:r>
        <w:t xml:space="preserve"> </w:t>
      </w:r>
      <w:r>
        <w:rPr>
          <w:iCs/>
          <w:i/>
        </w:rPr>
        <w:t xml:space="preserve">Earth and Planetary Science Letters</w:t>
      </w:r>
      <w:r>
        <w:t xml:space="preserve">,</w:t>
      </w:r>
      <w:r>
        <w:t xml:space="preserve"> </w:t>
      </w:r>
      <w:r>
        <w:rPr>
          <w:iCs/>
          <w:i/>
        </w:rPr>
        <w:t xml:space="preserve">121</w:t>
      </w:r>
      <w:r>
        <w:t xml:space="preserve">(1-2), 227–244.</w:t>
      </w:r>
    </w:p>
    <w:bookmarkEnd w:id="151"/>
    <w:bookmarkStart w:id="152" w:name="ref-Ranalli1995"/>
    <w:p>
      <w:pPr>
        <w:pStyle w:val="Bibliography"/>
      </w:pPr>
      <w:r>
        <w:t xml:space="preserve">Ranalli, G. (1995).</w:t>
      </w:r>
      <w:r>
        <w:t xml:space="preserve"> </w:t>
      </w:r>
      <w:r>
        <w:rPr>
          <w:iCs/>
          <w:i/>
        </w:rPr>
        <w:t xml:space="preserve">Rheology of the earth</w:t>
      </w:r>
      <w:r>
        <w:t xml:space="preserve">. Springer Science &amp; Business Media.</w:t>
      </w:r>
    </w:p>
    <w:bookmarkEnd w:id="152"/>
    <w:bookmarkStart w:id="153" w:name="ref-Reynard2013"/>
    <w:p>
      <w:pPr>
        <w:pStyle w:val="Bibliography"/>
      </w:pPr>
      <w:r>
        <w:t xml:space="preserve">Reynard, B. (2013).</w:t>
      </w:r>
      <w:r>
        <w:t xml:space="preserve"> </w:t>
      </w:r>
      <w:r>
        <w:t xml:space="preserve">Serpentine in active subduction zones</w:t>
      </w:r>
      <w:r>
        <w:t xml:space="preserve">.</w:t>
      </w:r>
      <w:r>
        <w:t xml:space="preserve"> </w:t>
      </w:r>
      <w:r>
        <w:rPr>
          <w:iCs/>
          <w:i/>
        </w:rPr>
        <w:t xml:space="preserve">Lithos</w:t>
      </w:r>
      <w:r>
        <w:t xml:space="preserve">,</w:t>
      </w:r>
      <w:r>
        <w:t xml:space="preserve"> </w:t>
      </w:r>
      <w:r>
        <w:rPr>
          <w:iCs/>
          <w:i/>
        </w:rPr>
        <w:t xml:space="preserve">178</w:t>
      </w:r>
      <w:r>
        <w:t xml:space="preserve">, 171–185.</w:t>
      </w:r>
    </w:p>
    <w:bookmarkEnd w:id="153"/>
    <w:bookmarkStart w:id="154" w:name="ref-Ruh2015"/>
    <w:p>
      <w:pPr>
        <w:pStyle w:val="Bibliography"/>
      </w:pPr>
      <w:r>
        <w:t xml:space="preserve">Ruh, J. B., Le Pourhiet, L., Agard, P., Burov, E., &amp; Gerya, T. (2015).</w:t>
      </w:r>
      <w:r>
        <w:t xml:space="preserve"> </w:t>
      </w:r>
      <w:r>
        <w:t xml:space="preserve">Tectonic slicing of subducting oceanic crust along plate interfaces: Numerical modeling</w:t>
      </w:r>
      <w:r>
        <w:t xml:space="preserve">.</w:t>
      </w:r>
      <w:r>
        <w:t xml:space="preserve"> </w:t>
      </w:r>
      <w:r>
        <w:rPr>
          <w:iCs/>
          <w:i/>
        </w:rPr>
        <w:t xml:space="preserve">Geochemistry, Geophysics, Geosystems</w:t>
      </w:r>
      <w:r>
        <w:t xml:space="preserve">,</w:t>
      </w:r>
      <w:r>
        <w:t xml:space="preserve"> </w:t>
      </w:r>
      <w:r>
        <w:rPr>
          <w:iCs/>
          <w:i/>
        </w:rPr>
        <w:t xml:space="preserve">16</w:t>
      </w:r>
      <w:r>
        <w:t xml:space="preserve">(10), 3505–3531.</w:t>
      </w:r>
    </w:p>
    <w:bookmarkEnd w:id="154"/>
    <w:bookmarkStart w:id="155" w:name="ref-Schmidt1998"/>
    <w:p>
      <w:pPr>
        <w:pStyle w:val="Bibliography"/>
      </w:pPr>
      <w:r>
        <w:t xml:space="preserve">Schmidt, M. W., &amp; Poli, S. (1998).</w:t>
      </w:r>
      <w:r>
        <w:t xml:space="preserve"> </w:t>
      </w:r>
      <w:r>
        <w:t xml:space="preserve">Experimentally based water budgets for dehydrating slabs and consequences for arc magma generation</w:t>
      </w:r>
      <w:r>
        <w:t xml:space="preserve">.</w:t>
      </w:r>
      <w:r>
        <w:t xml:space="preserve"> </w:t>
      </w:r>
      <w:r>
        <w:rPr>
          <w:iCs/>
          <w:i/>
        </w:rPr>
        <w:t xml:space="preserve">Earth and Planetary Science Letters</w:t>
      </w:r>
      <w:r>
        <w:t xml:space="preserve">,</w:t>
      </w:r>
      <w:r>
        <w:t xml:space="preserve"> </w:t>
      </w:r>
      <w:r>
        <w:rPr>
          <w:iCs/>
          <w:i/>
        </w:rPr>
        <w:t xml:space="preserve">163</w:t>
      </w:r>
      <w:r>
        <w:t xml:space="preserve">(1-4), 361–379.</w:t>
      </w:r>
    </w:p>
    <w:bookmarkEnd w:id="155"/>
    <w:bookmarkStart w:id="156" w:name="ref-Shen2015"/>
    <w:p>
      <w:pPr>
        <w:pStyle w:val="Bibliography"/>
      </w:pPr>
      <w:r>
        <w:t xml:space="preserve">Shen, T., Hermann, J., Zhang, L., Lü, Z., Padrón-Navarta, J. A., Xia, B., &amp; Bader, T. (2015). UHP metamorphism documented in ti-chondrodite-and ti-clinohumite-bearing serpentinized ultramafic rocks from chinese southwestern tianshan.</w:t>
      </w:r>
      <w:r>
        <w:t xml:space="preserve"> </w:t>
      </w:r>
      <w:r>
        <w:rPr>
          <w:iCs/>
          <w:i/>
        </w:rPr>
        <w:t xml:space="preserve">Journal of Petrology</w:t>
      </w:r>
      <w:r>
        <w:t xml:space="preserve">,</w:t>
      </w:r>
      <w:r>
        <w:t xml:space="preserve"> </w:t>
      </w:r>
      <w:r>
        <w:rPr>
          <w:iCs/>
          <w:i/>
        </w:rPr>
        <w:t xml:space="preserve">56</w:t>
      </w:r>
      <w:r>
        <w:t xml:space="preserve">(7), 1425–1458.</w:t>
      </w:r>
    </w:p>
    <w:bookmarkEnd w:id="156"/>
    <w:bookmarkStart w:id="157" w:name="ref-Sizova2010"/>
    <w:p>
      <w:pPr>
        <w:pStyle w:val="Bibliography"/>
      </w:pPr>
      <w:r>
        <w:t xml:space="preserve">Sizova, E., Gerya, T., Brown, M., &amp; Perchuk, L. L. (2010).</w:t>
      </w:r>
      <w:r>
        <w:t xml:space="preserve"> </w:t>
      </w:r>
      <w:r>
        <w:t xml:space="preserve">Subduction styles in the Precambrian: Insight from numerical experiments</w:t>
      </w:r>
      <w:r>
        <w:t xml:space="preserve">.</w:t>
      </w:r>
      <w:r>
        <w:t xml:space="preserve"> </w:t>
      </w:r>
      <w:r>
        <w:rPr>
          <w:iCs/>
          <w:i/>
        </w:rPr>
        <w:t xml:space="preserve">Lithos</w:t>
      </w:r>
      <w:r>
        <w:t xml:space="preserve">,</w:t>
      </w:r>
      <w:r>
        <w:t xml:space="preserve"> </w:t>
      </w:r>
      <w:r>
        <w:rPr>
          <w:iCs/>
          <w:i/>
        </w:rPr>
        <w:t xml:space="preserve">116</w:t>
      </w:r>
      <w:r>
        <w:t xml:space="preserve">(3-4), 209–229.</w:t>
      </w:r>
    </w:p>
    <w:bookmarkEnd w:id="157"/>
    <w:bookmarkStart w:id="158" w:name="ref-Syracuse2006"/>
    <w:p>
      <w:pPr>
        <w:pStyle w:val="Bibliography"/>
      </w:pPr>
      <w:r>
        <w:t xml:space="preserve">Syracuse, E. M., &amp; Abers, G. A. (2006).</w:t>
      </w:r>
      <w:r>
        <w:t xml:space="preserve"> </w:t>
      </w:r>
      <w:r>
        <w:t xml:space="preserve">Global compilation of variations in slab depth beneath arc volcanoes and implications</w:t>
      </w:r>
      <w:r>
        <w:t xml:space="preserve">.</w:t>
      </w:r>
      <w:r>
        <w:t xml:space="preserve"> </w:t>
      </w:r>
      <w:r>
        <w:rPr>
          <w:iCs/>
          <w:i/>
        </w:rPr>
        <w:t xml:space="preserve">Geochemistry, Geophysics, Geosystems</w:t>
      </w:r>
      <w:r>
        <w:t xml:space="preserve">,</w:t>
      </w:r>
      <w:r>
        <w:t xml:space="preserve"> </w:t>
      </w:r>
      <w:r>
        <w:rPr>
          <w:iCs/>
          <w:i/>
        </w:rPr>
        <w:t xml:space="preserve">7</w:t>
      </w:r>
      <w:r>
        <w:t xml:space="preserve">(5).</w:t>
      </w:r>
    </w:p>
    <w:bookmarkEnd w:id="158"/>
    <w:bookmarkStart w:id="159" w:name="ref-Syracuse2010"/>
    <w:p>
      <w:pPr>
        <w:pStyle w:val="Bibliography"/>
      </w:pPr>
      <w:r>
        <w:t xml:space="preserve">Syracuse, E. M., Keken, P. E. van, Abers, G. A., Suetsugu, D., Bina, C., Inoue, T., et al. (2010).</w:t>
      </w:r>
      <w:r>
        <w:t xml:space="preserve"> </w:t>
      </w:r>
      <w:r>
        <w:t xml:space="preserve">The global range of subduction zone thermal models</w:t>
      </w:r>
      <w:r>
        <w:t xml:space="preserve">.</w:t>
      </w:r>
      <w:r>
        <w:t xml:space="preserve"> </w:t>
      </w:r>
      <w:r>
        <w:rPr>
          <w:iCs/>
          <w:i/>
        </w:rPr>
        <w:t xml:space="preserve">Physics of the Earth and Planetary Interiors</w:t>
      </w:r>
      <w:r>
        <w:t xml:space="preserve">,</w:t>
      </w:r>
      <w:r>
        <w:t xml:space="preserve"> </w:t>
      </w:r>
      <w:r>
        <w:rPr>
          <w:iCs/>
          <w:i/>
        </w:rPr>
        <w:t xml:space="preserve">183</w:t>
      </w:r>
      <w:r>
        <w:t xml:space="preserve">(1-2), 73–90.</w:t>
      </w:r>
    </w:p>
    <w:bookmarkEnd w:id="159"/>
    <w:bookmarkStart w:id="160" w:name="ref-Vogt2012"/>
    <w:p>
      <w:pPr>
        <w:pStyle w:val="Bibliography"/>
      </w:pPr>
      <w:r>
        <w:t xml:space="preserve">Vogt, K., Gerya, T. V., &amp; Castro, A. (2012). Crustal growth at active continental margins: Numerical modeling.</w:t>
      </w:r>
      <w:r>
        <w:t xml:space="preserve"> </w:t>
      </w:r>
      <w:r>
        <w:rPr>
          <w:iCs/>
          <w:i/>
        </w:rPr>
        <w:t xml:space="preserve">Physics of the Earth and Planetary Interiors</w:t>
      </w:r>
      <w:r>
        <w:t xml:space="preserve">,</w:t>
      </w:r>
      <w:r>
        <w:t xml:space="preserve"> </w:t>
      </w:r>
      <w:r>
        <w:rPr>
          <w:iCs/>
          <w:i/>
        </w:rPr>
        <w:t xml:space="preserve">192</w:t>
      </w:r>
      <w:r>
        <w:t xml:space="preserve">, 1–20.</w:t>
      </w:r>
    </w:p>
    <w:bookmarkEnd w:id="160"/>
    <w:bookmarkStart w:id="161" w:name="ref-Wada2009"/>
    <w:p>
      <w:pPr>
        <w:pStyle w:val="Bibliography"/>
      </w:pPr>
      <w:r>
        <w:t xml:space="preserve">Wada, I., &amp; Wang, K. (2009).</w:t>
      </w:r>
      <w:r>
        <w:t xml:space="preserve"> </w:t>
      </w:r>
      <w:r>
        <w:t xml:space="preserve">Common depth of slab-mantle decoupling: Reconciling diversity and uniformity of subduction zones</w:t>
      </w:r>
      <w:r>
        <w:t xml:space="preserve">.</w:t>
      </w:r>
      <w:r>
        <w:t xml:space="preserve"> </w:t>
      </w:r>
      <w:r>
        <w:rPr>
          <w:iCs/>
          <w:i/>
        </w:rPr>
        <w:t xml:space="preserve">Geochemistry, Geophysics, Geosystems</w:t>
      </w:r>
      <w:r>
        <w:t xml:space="preserve">,</w:t>
      </w:r>
      <w:r>
        <w:t xml:space="preserve"> </w:t>
      </w:r>
      <w:r>
        <w:rPr>
          <w:iCs/>
          <w:i/>
        </w:rPr>
        <w:t xml:space="preserve">10</w:t>
      </w:r>
      <w:r>
        <w:t xml:space="preserve">(10), n/a–n/a.</w:t>
      </w:r>
    </w:p>
    <w:bookmarkEnd w:id="161"/>
    <w:bookmarkStart w:id="162" w:name="ref-Wada2008"/>
    <w:p>
      <w:pPr>
        <w:pStyle w:val="Bibliography"/>
      </w:pPr>
      <w:r>
        <w:t xml:space="preserve">Wada, I., Wang, K., He, J., &amp; Hyndman, R. D. (2008).</w:t>
      </w:r>
      <w:r>
        <w:t xml:space="preserve"> </w:t>
      </w:r>
      <w:r>
        <w:t xml:space="preserve">Weakening of the subduction interface and its effects on surface heat flow, slab dehydration, and mantle wedge serpentinization</w:t>
      </w:r>
      <w:r>
        <w:t xml:space="preserve">.</w:t>
      </w:r>
      <w:r>
        <w:t xml:space="preserve"> </w:t>
      </w:r>
      <w:r>
        <w:rPr>
          <w:iCs/>
          <w:i/>
        </w:rPr>
        <w:t xml:space="preserve">Journal of Geophysical Research: Solid Earth</w:t>
      </w:r>
      <w:r>
        <w:t xml:space="preserve">,</w:t>
      </w:r>
      <w:r>
        <w:t xml:space="preserve"> </w:t>
      </w:r>
      <w:r>
        <w:rPr>
          <w:iCs/>
          <w:i/>
        </w:rPr>
        <w:t xml:space="preserve">113</w:t>
      </w:r>
      <w:r>
        <w:t xml:space="preserve">(4), 1–15.</w:t>
      </w:r>
    </w:p>
    <w:bookmarkEnd w:id="162"/>
    <w:bookmarkStart w:id="163" w:name="ref-Wada2012"/>
    <w:p>
      <w:pPr>
        <w:pStyle w:val="Bibliography"/>
      </w:pPr>
      <w:r>
        <w:t xml:space="preserve">Wada, I., Behn, M. D., &amp; Shaw, A. M. (2012).</w:t>
      </w:r>
      <w:r>
        <w:t xml:space="preserve"> </w:t>
      </w:r>
      <w:r>
        <w:t xml:space="preserve">Effects of heterogeneous hydration in the incoming plate, slab rehydration, and mantle wedge hydration on slab-derived H 2O flux in subduction zones</w:t>
      </w:r>
      <w:r>
        <w:t xml:space="preserve">.</w:t>
      </w:r>
      <w:r>
        <w:t xml:space="preserve"> </w:t>
      </w:r>
      <w:r>
        <w:rPr>
          <w:iCs/>
          <w:i/>
        </w:rPr>
        <w:t xml:space="preserve">Earth and Planetary Science Letters</w:t>
      </w:r>
      <w:r>
        <w:t xml:space="preserve">,</w:t>
      </w:r>
      <w:r>
        <w:t xml:space="preserve"> </w:t>
      </w:r>
      <w:r>
        <w:rPr>
          <w:iCs/>
          <w:i/>
        </w:rPr>
        <w:t xml:space="preserve">353-354</w:t>
      </w:r>
      <w:r>
        <w:t xml:space="preserve">, 60–71.</w:t>
      </w:r>
    </w:p>
    <w:bookmarkEnd w:id="163"/>
    <w:bookmarkStart w:id="164" w:name="ref-Wilson2014"/>
    <w:p>
      <w:pPr>
        <w:pStyle w:val="Bibliography"/>
      </w:pPr>
      <w:r>
        <w:t xml:space="preserve">Wilson, C. R., Spiegelman, M., Keken, P. E. van, &amp; Hacker, B. R. (2014).</w:t>
      </w:r>
      <w:r>
        <w:t xml:space="preserve"> </w:t>
      </w:r>
      <w:r>
        <w:t xml:space="preserve">Fluid flow in subduction zones: The role of solid rheology and compaction pressure</w:t>
      </w:r>
      <w:r>
        <w:t xml:space="preserve">.</w:t>
      </w:r>
      <w:r>
        <w:t xml:space="preserve"> </w:t>
      </w:r>
      <w:r>
        <w:rPr>
          <w:iCs/>
          <w:i/>
        </w:rPr>
        <w:t xml:space="preserve">Earth and Planetary Science Letters</w:t>
      </w:r>
      <w:r>
        <w:t xml:space="preserve">,</w:t>
      </w:r>
      <w:r>
        <w:t xml:space="preserve"> </w:t>
      </w:r>
      <w:r>
        <w:rPr>
          <w:iCs/>
          <w:i/>
        </w:rPr>
        <w:t xml:space="preserve">401</w:t>
      </w:r>
      <w:r>
        <w:t xml:space="preserve">, 261–274.</w:t>
      </w:r>
    </w:p>
    <w:bookmarkEnd w:id="164"/>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Buchanan Kerswell" w:date="2021-02-04T20:36:54Z">
    <w:p>
      <w:pPr>
        <w:pStyle w:val="CommentText"/>
      </w:pPr>
      <w:r>
        <w:rPr>
          <w:rStyle w:val="CommentReference"/>
          <w:annotationRef/>
        </w:rPr>
      </w:r>
      <w:r>
        <w:t xml:space="preserve">Remove Péclet number analysis for clarity. Reviewers found it confusing and/or detracting. Consider reformulating to an invariant expression.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redoc-codechunk-1">
    <w:name w:val="redoc-codechunk-1"/>
    <w:basedOn w:val="BodyText"/>
    <w:qFormat/>
    <w:hidden/>
  </w:style>
  <w:style w:type="paragraph" w:customStyle="1" w:styleId="redoc-codechunk-2">
    <w:name w:val="redoc-codechunk-2"/>
    <w:basedOn w:val="BodyText"/>
    <w:qFormat/>
    <w:hidden/>
  </w:style>
  <w:style w:type="paragraph" w:customStyle="1" w:styleId="redoc-codechunk-3">
    <w:name w:val="redoc-codechunk-3"/>
    <w:basedOn w:val="BodyText"/>
    <w:qFormat/>
    <w:hidden/>
  </w:style>
  <w:style w:type="paragraph" w:customStyle="1" w:styleId="redoc-codechunk-4">
    <w:name w:val="redoc-codechunk-4"/>
    <w:basedOn w:val="BodyText"/>
    <w:qFormat/>
    <w:hidden/>
  </w:style>
  <w:style w:type="paragraph" w:customStyle="1" w:styleId="redoc-codechunk-5">
    <w:name w:val="redoc-codechunk-5"/>
    <w:basedOn w:val="BodyText"/>
    <w:qFormat/>
    <w:hidden/>
  </w:style>
  <w:style w:type="character" w:customStyle="1" w:styleId="redoc-citation-1">
    <w:name w:val="redoc-citation-1"/>
    <w:basedOn w:val="BodyTextChar"/>
    <w:hidden/>
  </w:style>
  <w:style w:type="character" w:customStyle="1" w:styleId="redoc-citation-10">
    <w:name w:val="redoc-citation-10"/>
    <w:basedOn w:val="BodyTextChar"/>
    <w:hidden/>
  </w:style>
  <w:style w:type="character" w:customStyle="1" w:styleId="redoc-citation-11">
    <w:name w:val="redoc-citation-11"/>
    <w:basedOn w:val="BodyTextChar"/>
    <w:hidden/>
  </w:style>
  <w:style w:type="character" w:customStyle="1" w:styleId="redoc-citation-12">
    <w:name w:val="redoc-citation-12"/>
    <w:basedOn w:val="BodyTextChar"/>
    <w:hidden/>
  </w:style>
  <w:style w:type="character" w:customStyle="1" w:styleId="redoc-citation-13">
    <w:name w:val="redoc-citation-13"/>
    <w:basedOn w:val="BodyTextChar"/>
    <w:hidden/>
  </w:style>
  <w:style w:type="character" w:customStyle="1" w:styleId="redoc-citation-14">
    <w:name w:val="redoc-citation-14"/>
    <w:basedOn w:val="BodyTextChar"/>
    <w:hidden/>
  </w:style>
  <w:style w:type="character" w:customStyle="1" w:styleId="redoc-citation-15">
    <w:name w:val="redoc-citation-15"/>
    <w:basedOn w:val="BodyTextChar"/>
    <w:hidden/>
  </w:style>
  <w:style w:type="character" w:customStyle="1" w:styleId="redoc-citation-16">
    <w:name w:val="redoc-citation-16"/>
    <w:basedOn w:val="BodyTextChar"/>
    <w:hidden/>
  </w:style>
  <w:style w:type="character" w:customStyle="1" w:styleId="redoc-citation-17">
    <w:name w:val="redoc-citation-17"/>
    <w:basedOn w:val="BodyTextChar"/>
    <w:hidden/>
  </w:style>
  <w:style w:type="character" w:customStyle="1" w:styleId="redoc-citation-18">
    <w:name w:val="redoc-citation-18"/>
    <w:basedOn w:val="BodyTextChar"/>
    <w:hidden/>
  </w:style>
  <w:style w:type="character" w:customStyle="1" w:styleId="redoc-citation-19">
    <w:name w:val="redoc-citation-19"/>
    <w:basedOn w:val="BodyTextChar"/>
    <w:hidden/>
  </w:style>
  <w:style w:type="character" w:customStyle="1" w:styleId="redoc-citation-2">
    <w:name w:val="redoc-citation-2"/>
    <w:basedOn w:val="BodyTextChar"/>
    <w:hidden/>
  </w:style>
  <w:style w:type="character" w:customStyle="1" w:styleId="redoc-citation-20">
    <w:name w:val="redoc-citation-20"/>
    <w:basedOn w:val="BodyTextChar"/>
    <w:hidden/>
  </w:style>
  <w:style w:type="character" w:customStyle="1" w:styleId="redoc-citation-21">
    <w:name w:val="redoc-citation-21"/>
    <w:basedOn w:val="BodyTextChar"/>
    <w:hidden/>
  </w:style>
  <w:style w:type="character" w:customStyle="1" w:styleId="redoc-citation-22">
    <w:name w:val="redoc-citation-22"/>
    <w:basedOn w:val="BodyTextChar"/>
    <w:hidden/>
  </w:style>
  <w:style w:type="character" w:customStyle="1" w:styleId="redoc-citation-24">
    <w:name w:val="redoc-citation-24"/>
    <w:basedOn w:val="BodyTextChar"/>
    <w:hidden/>
  </w:style>
  <w:style w:type="character" w:customStyle="1" w:styleId="redoc-citation-26">
    <w:name w:val="redoc-citation-26"/>
    <w:basedOn w:val="BodyTextChar"/>
    <w:hidden/>
  </w:style>
  <w:style w:type="character" w:customStyle="1" w:styleId="redoc-citation-27">
    <w:name w:val="redoc-citation-27"/>
    <w:basedOn w:val="BodyTextChar"/>
    <w:hidden/>
  </w:style>
  <w:style w:type="character" w:customStyle="1" w:styleId="redoc-citation-29">
    <w:name w:val="redoc-citation-29"/>
    <w:basedOn w:val="BodyTextChar"/>
    <w:hidden/>
  </w:style>
  <w:style w:type="character" w:customStyle="1" w:styleId="redoc-citation-3">
    <w:name w:val="redoc-citation-3"/>
    <w:basedOn w:val="BodyTextChar"/>
    <w:hidden/>
  </w:style>
  <w:style w:type="character" w:customStyle="1" w:styleId="redoc-citation-30">
    <w:name w:val="redoc-citation-30"/>
    <w:basedOn w:val="BodyTextChar"/>
    <w:hidden/>
  </w:style>
  <w:style w:type="character" w:customStyle="1" w:styleId="redoc-citation-31">
    <w:name w:val="redoc-citation-31"/>
    <w:basedOn w:val="BodyTextChar"/>
    <w:hidden/>
  </w:style>
  <w:style w:type="character" w:customStyle="1" w:styleId="redoc-citation-32">
    <w:name w:val="redoc-citation-32"/>
    <w:basedOn w:val="BodyTextChar"/>
    <w:hidden/>
  </w:style>
  <w:style w:type="character" w:customStyle="1" w:styleId="redoc-citation-33">
    <w:name w:val="redoc-citation-33"/>
    <w:basedOn w:val="BodyTextChar"/>
    <w:hidden/>
  </w:style>
  <w:style w:type="character" w:customStyle="1" w:styleId="redoc-citation-34">
    <w:name w:val="redoc-citation-34"/>
    <w:basedOn w:val="BodyTextChar"/>
    <w:hidden/>
  </w:style>
  <w:style w:type="character" w:customStyle="1" w:styleId="redoc-citation-36">
    <w:name w:val="redoc-citation-36"/>
    <w:basedOn w:val="BodyTextChar"/>
    <w:hidden/>
  </w:style>
  <w:style w:type="character" w:customStyle="1" w:styleId="redoc-citation-37">
    <w:name w:val="redoc-citation-37"/>
    <w:basedOn w:val="BodyTextChar"/>
    <w:hidden/>
  </w:style>
  <w:style w:type="character" w:customStyle="1" w:styleId="redoc-citation-38">
    <w:name w:val="redoc-citation-38"/>
    <w:basedOn w:val="BodyTextChar"/>
    <w:hidden/>
  </w:style>
  <w:style w:type="character" w:customStyle="1" w:styleId="redoc-citation-39">
    <w:name w:val="redoc-citation-39"/>
    <w:basedOn w:val="BodyTextChar"/>
    <w:hidden/>
  </w:style>
  <w:style w:type="character" w:customStyle="1" w:styleId="redoc-citation-4">
    <w:name w:val="redoc-citation-4"/>
    <w:basedOn w:val="BodyTextChar"/>
    <w:hidden/>
  </w:style>
  <w:style w:type="character" w:customStyle="1" w:styleId="redoc-citation-41">
    <w:name w:val="redoc-citation-41"/>
    <w:basedOn w:val="BodyTextChar"/>
    <w:hidden/>
  </w:style>
  <w:style w:type="character" w:customStyle="1" w:styleId="redoc-citation-42">
    <w:name w:val="redoc-citation-42"/>
    <w:basedOn w:val="BodyTextChar"/>
    <w:hidden/>
  </w:style>
  <w:style w:type="character" w:customStyle="1" w:styleId="redoc-citation-43">
    <w:name w:val="redoc-citation-43"/>
    <w:basedOn w:val="BodyTextChar"/>
    <w:hidden/>
  </w:style>
  <w:style w:type="character" w:customStyle="1" w:styleId="redoc-citation-44">
    <w:name w:val="redoc-citation-44"/>
    <w:basedOn w:val="BodyTextChar"/>
    <w:hidden/>
  </w:style>
  <w:style w:type="character" w:customStyle="1" w:styleId="redoc-citation-45">
    <w:name w:val="redoc-citation-45"/>
    <w:basedOn w:val="BodyTextChar"/>
    <w:hidden/>
  </w:style>
  <w:style w:type="character" w:customStyle="1" w:styleId="redoc-citation-46">
    <w:name w:val="redoc-citation-46"/>
    <w:basedOn w:val="BodyTextChar"/>
    <w:hidden/>
  </w:style>
  <w:style w:type="character" w:customStyle="1" w:styleId="redoc-citation-47">
    <w:name w:val="redoc-citation-47"/>
    <w:basedOn w:val="BodyTextChar"/>
    <w:hidden/>
  </w:style>
  <w:style w:type="character" w:customStyle="1" w:styleId="redoc-citation-5">
    <w:name w:val="redoc-citation-5"/>
    <w:basedOn w:val="BodyTextChar"/>
    <w:hidden/>
  </w:style>
  <w:style w:type="character" w:customStyle="1" w:styleId="redoc-citation-51">
    <w:name w:val="redoc-citation-51"/>
    <w:basedOn w:val="BodyTextChar"/>
    <w:hidden/>
  </w:style>
  <w:style w:type="character" w:customStyle="1" w:styleId="redoc-citation-52">
    <w:name w:val="redoc-citation-52"/>
    <w:basedOn w:val="BodyTextChar"/>
    <w:hidden/>
  </w:style>
  <w:style w:type="character" w:customStyle="1" w:styleId="redoc-citation-53">
    <w:name w:val="redoc-citation-53"/>
    <w:basedOn w:val="BodyTextChar"/>
    <w:hidden/>
  </w:style>
  <w:style w:type="character" w:customStyle="1" w:styleId="redoc-citation-55">
    <w:name w:val="redoc-citation-55"/>
    <w:basedOn w:val="BodyTextChar"/>
    <w:hidden/>
  </w:style>
  <w:style w:type="character" w:customStyle="1" w:styleId="redoc-citation-56">
    <w:name w:val="redoc-citation-56"/>
    <w:basedOn w:val="BodyTextChar"/>
    <w:hidden/>
  </w:style>
  <w:style w:type="character" w:customStyle="1" w:styleId="redoc-citation-57">
    <w:name w:val="redoc-citation-57"/>
    <w:basedOn w:val="BodyTextChar"/>
    <w:hidden/>
  </w:style>
  <w:style w:type="character" w:customStyle="1" w:styleId="redoc-citation-58">
    <w:name w:val="redoc-citation-58"/>
    <w:basedOn w:val="BodyTextChar"/>
    <w:hidden/>
  </w:style>
  <w:style w:type="character" w:customStyle="1" w:styleId="redoc-citation-59">
    <w:name w:val="redoc-citation-59"/>
    <w:basedOn w:val="BodyTextChar"/>
    <w:hidden/>
  </w:style>
  <w:style w:type="character" w:customStyle="1" w:styleId="redoc-citation-6">
    <w:name w:val="redoc-citation-6"/>
    <w:basedOn w:val="BodyTextChar"/>
    <w:hidden/>
  </w:style>
  <w:style w:type="character" w:customStyle="1" w:styleId="redoc-citation-60">
    <w:name w:val="redoc-citation-60"/>
    <w:basedOn w:val="BodyTextChar"/>
    <w:hidden/>
  </w:style>
  <w:style w:type="character" w:customStyle="1" w:styleId="redoc-citation-61">
    <w:name w:val="redoc-citation-61"/>
    <w:basedOn w:val="BodyTextChar"/>
    <w:hidden/>
  </w:style>
  <w:style w:type="character" w:customStyle="1" w:styleId="redoc-citation-62">
    <w:name w:val="redoc-citation-62"/>
    <w:basedOn w:val="BodyTextChar"/>
    <w:hidden/>
  </w:style>
  <w:style w:type="character" w:customStyle="1" w:styleId="redoc-citation-63">
    <w:name w:val="redoc-citation-63"/>
    <w:basedOn w:val="BodyTextChar"/>
    <w:hidden/>
  </w:style>
  <w:style w:type="character" w:customStyle="1" w:styleId="redoc-citation-64">
    <w:name w:val="redoc-citation-64"/>
    <w:basedOn w:val="BodyTextChar"/>
    <w:hidden/>
  </w:style>
  <w:style w:type="character" w:customStyle="1" w:styleId="redoc-citation-65">
    <w:name w:val="redoc-citation-65"/>
    <w:basedOn w:val="BodyTextChar"/>
    <w:hidden/>
  </w:style>
  <w:style w:type="character" w:customStyle="1" w:styleId="redoc-citation-67">
    <w:name w:val="redoc-citation-67"/>
    <w:basedOn w:val="BodyTextChar"/>
    <w:hidden/>
  </w:style>
  <w:style w:type="character" w:customStyle="1" w:styleId="redoc-citation-68">
    <w:name w:val="redoc-citation-68"/>
    <w:basedOn w:val="BodyTextChar"/>
    <w:hidden/>
  </w:style>
  <w:style w:type="character" w:customStyle="1" w:styleId="redoc-citation-69">
    <w:name w:val="redoc-citation-69"/>
    <w:basedOn w:val="BodyTextChar"/>
    <w:hidden/>
  </w:style>
  <w:style w:type="character" w:customStyle="1" w:styleId="redoc-citation-7">
    <w:name w:val="redoc-citation-7"/>
    <w:basedOn w:val="BodyTextChar"/>
    <w:hidden/>
  </w:style>
  <w:style w:type="character" w:customStyle="1" w:styleId="redoc-citation-70">
    <w:name w:val="redoc-citation-70"/>
    <w:basedOn w:val="BodyTextChar"/>
    <w:hidden/>
  </w:style>
  <w:style w:type="character" w:customStyle="1" w:styleId="redoc-citation-71">
    <w:name w:val="redoc-citation-71"/>
    <w:basedOn w:val="BodyTextChar"/>
    <w:hidden/>
  </w:style>
  <w:style w:type="character" w:customStyle="1" w:styleId="redoc-citation-72">
    <w:name w:val="redoc-citation-72"/>
    <w:basedOn w:val="BodyTextChar"/>
    <w:hidden/>
  </w:style>
  <w:style w:type="character" w:customStyle="1" w:styleId="redoc-citation-8">
    <w:name w:val="redoc-citation-8"/>
    <w:basedOn w:val="BodyTextChar"/>
    <w:hidden/>
  </w:style>
  <w:style w:type="character" w:customStyle="1" w:styleId="redoc-citation-9">
    <w:name w:val="redoc-citation-9"/>
    <w:basedOn w:val="BodyTextChar"/>
    <w:hidden/>
  </w:style>
  <w:style w:type="character" w:customStyle="1" w:styleId="redoc-htmlcomment-1">
    <w:name w:val="redoc-htmlcomment-1"/>
    <w:basedOn w:val="BodyTextChar"/>
    <w:hidden/>
  </w:style>
  <w:style w:type="character" w:customStyle="1" w:styleId="redoc-htmlcomment-2">
    <w:name w:val="redoc-htmlcomment-2"/>
    <w:basedOn w:val="BodyTextChar"/>
    <w:hidden/>
  </w:style>
  <w:style w:type="character" w:customStyle="1" w:styleId="redoc-htmlcomment-3">
    <w:name w:val="redoc-htmlcomment-3"/>
    <w:basedOn w:val="BodyTextChar"/>
    <w:hidden/>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53" Type="http://schemas.openxmlformats.org/officeDocument/2006/relationships/image" Target="media/rId53.png"/>
<Relationship Id="rId58" Type="http://schemas.openxmlformats.org/officeDocument/2006/relationships/image" Target="media/rId58.png"/>
<Relationship Id="rId93" Type="http://schemas.openxmlformats.org/officeDocument/2006/relationships/image" Target="media/rId93.png"/>
<Relationship Id="rId103" Type="http://schemas.openxmlformats.org/officeDocument/2006/relationships/image" Target="media/rId103.png"/>
<Relationship Id="rId107" Type="http://schemas.openxmlformats.org/officeDocument/2006/relationships/image" Target="media/rId107.png"/>
<Relationship Id="rId48" Type="http://schemas.openxmlformats.org/officeDocument/2006/relationships/image" Target="media/rId48.png"/>
<Relationship Id="rId50" Type="http://schemas.openxmlformats.org/officeDocument/2006/relationships/image" Target="media/rId50.png"/>
<Relationship Id="rId114" Type="http://schemas.openxmlformats.org/officeDocument/2006/relationships/image" Target="media/rId114.png"/>
<Relationship Id="rId106" Type="http://schemas.openxmlformats.org/officeDocument/2006/relationships/image" Target="media/rId106.png"/>
<Relationship Id="rId115" Type="http://schemas.openxmlformats.org/officeDocument/2006/relationships/Rmd" Target="../redoc/coupling.Rmd"/>
<Relationship Id="rId116" Type="http://schemas.openxmlformats.org/officeDocument/2006/relationships/md" Target="../redoc/coupling.knit.md"/>
<Relationship Id="rId117" Type="http://schemas.openxmlformats.org/officeDocument/2006/relationships/md" Target="../redoc/coupling.utf8.md"/>
<Relationship Id="rId118" Type="http://schemas.openxmlformats.org/officeDocument/2006/relationships/yml" Target="../redoc/coupling.codelist.yml"/>
<Relationship Id="rId119" Type="http://schemas.openxmlformats.org/officeDocument/2006/relationships/Rmd" Target="../redoc/coupling.preprocessed.Rmd"/>
<Relationship Id="rId120" Type="http://schemas.openxmlformats.org/officeDocument/2006/relationships/Rmd" Target="../redoc/coupling.roundtrip.Rmd"/>
<Relationship Id="rId121" Type="http://schemas.openxmlformats.org/officeDocument/2006/relationships/yml" Target="../redoc/coupling.diagnostics.y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Backarc lithospheric thickness and serpentine stability control slab-mantle coupling depths in subduction zones</dc:title>
  <dc:creator/>
  <cp:keywords/>
  <dcterms:created xsi:type="dcterms:W3CDTF">2021-02-05T03:37:10Z</dcterms:created>
  <dcterms:modified xsi:type="dcterms:W3CDTF">2021-02-04T20:37:12Z</dcterms:modified>
  <cp:lastModifiedBy>Buchanan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autoEqnLabels">
    <vt:lpwstr>False</vt:lpwstr>
  </property>
  <property fmtid="{D5CDD505-2E9C-101B-9397-08002B2CF9AE}" pid="6" name="autoSectionLabels">
    <vt:lpwstr>False</vt:lpwstr>
  </property>
  <property fmtid="{D5CDD505-2E9C-101B-9397-08002B2CF9AE}" pid="7" name="bibliography">
    <vt:lpwstr>assets/ref.bib</vt:lpwstr>
  </property>
  <property fmtid="{D5CDD505-2E9C-101B-9397-08002B2CF9AE}" pid="8" name="ccsDelim">
    <vt:lpwstr>, </vt:lpwstr>
  </property>
  <property fmtid="{D5CDD505-2E9C-101B-9397-08002B2CF9AE}" pid="9" name="ccsLabelSep">
    <vt:lpwstr> — </vt:lpwstr>
  </property>
  <property fmtid="{D5CDD505-2E9C-101B-9397-08002B2CF9AE}" pid="10" name="ccsTemplate">
    <vt:lpwstr>iccsLabelSept</vt:lpwstr>
  </property>
  <property fmtid="{D5CDD505-2E9C-101B-9397-08002B2CF9AE}" pid="11" name="chapDelim">
    <vt:lpwstr>.</vt:lpwstr>
  </property>
  <property fmtid="{D5CDD505-2E9C-101B-9397-08002B2CF9AE}" pid="12" name="chapters">
    <vt:lpwstr>False</vt:lpwstr>
  </property>
  <property fmtid="{D5CDD505-2E9C-101B-9397-08002B2CF9AE}" pid="13" name="chaptersDepth">
    <vt:lpwstr>1</vt:lpwstr>
  </property>
  <property fmtid="{D5CDD505-2E9C-101B-9397-08002B2CF9AE}" pid="14" name="classoption">
    <vt:lpwstr>draft,linenumbers</vt:lpwstr>
  </property>
  <property fmtid="{D5CDD505-2E9C-101B-9397-08002B2CF9AE}" pid="15" name="codeBlockCaptions">
    <vt:lpwstr>False</vt:lpwstr>
  </property>
  <property fmtid="{D5CDD505-2E9C-101B-9397-08002B2CF9AE}" pid="16" name="corresponding_author">
    <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assets/g3.csl</vt:lpwstr>
  </property>
  <property fmtid="{D5CDD505-2E9C-101B-9397-08002B2CF9AE}" pid="20" name="eqLabels">
    <vt:lpwstr>arabic</vt:lpwstr>
  </property>
  <property fmtid="{D5CDD505-2E9C-101B-9397-08002B2CF9AE}" pid="21" name="eqnPrefix">
    <vt:lpwstr/>
  </property>
  <property fmtid="{D5CDD505-2E9C-101B-9397-08002B2CF9AE}" pid="22" name="eqnPrefixTemplate">
    <vt:lpwstr>p i</vt:lpwstr>
  </property>
  <property fmtid="{D5CDD505-2E9C-101B-9397-08002B2CF9AE}" pid="23" name="figLabels">
    <vt:lpwstr>arabic</vt:lpwstr>
  </property>
  <property fmtid="{D5CDD505-2E9C-101B-9397-08002B2CF9AE}" pid="24" name="figPrefix">
    <vt:lpwstr/>
  </property>
  <property fmtid="{D5CDD505-2E9C-101B-9397-08002B2CF9AE}" pid="25" name="figPrefixTemplate">
    <vt:lpwstr>p i</vt:lpwstr>
  </property>
  <property fmtid="{D5CDD505-2E9C-101B-9397-08002B2CF9AE}" pid="26" name="figureTemplate">
    <vt:lpwstr>figureTitle ititleDelim t</vt:lpwstr>
  </property>
  <property fmtid="{D5CDD505-2E9C-101B-9397-08002B2CF9AE}" pid="27" name="figureTitle">
    <vt:lpwstr>Figure</vt:lpwstr>
  </property>
  <property fmtid="{D5CDD505-2E9C-101B-9397-08002B2CF9AE}" pid="28" name="header-includes">
    <vt:lpwstr/>
  </property>
  <property fmtid="{D5CDD505-2E9C-101B-9397-08002B2CF9AE}" pid="29" name="journal">
    <vt:lpwstr>Geochemistry, Geophysics, Geosystems</vt:lpwstr>
  </property>
  <property fmtid="{D5CDD505-2E9C-101B-9397-08002B2CF9AE}" pid="30" name="keypoints">
    <vt:lpwstr/>
  </property>
  <property fmtid="{D5CDD505-2E9C-101B-9397-08002B2CF9AE}" pid="31" name="lastDelim">
    <vt:lpwstr>, </vt:lpwstr>
  </property>
  <property fmtid="{D5CDD505-2E9C-101B-9397-08002B2CF9AE}" pid="32" name="linkReferences">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Title">
    <vt:lpwstr>List of Figures</vt:lpwstr>
  </property>
  <property fmtid="{D5CDD505-2E9C-101B-9397-08002B2CF9AE}" pid="37" name="lolTitle">
    <vt:lpwstr>List of Listings</vt:lpwstr>
  </property>
  <property fmtid="{D5CDD505-2E9C-101B-9397-08002B2CF9AE}" pid="38" name="lotTitle">
    <vt:lpwstr>List of Tables</vt:lpwstr>
  </property>
  <property fmtid="{D5CDD505-2E9C-101B-9397-08002B2CF9AE}" pid="39" name="lstLabels">
    <vt:lpwstr>arabic</vt:lpwstr>
  </property>
  <property fmtid="{D5CDD505-2E9C-101B-9397-08002B2CF9AE}" pid="40" name="lstPrefix">
    <vt:lpwstr/>
  </property>
  <property fmtid="{D5CDD505-2E9C-101B-9397-08002B2CF9AE}" pid="41" name="lstPrefixTemplate">
    <vt:lpwstr>p i</vt:lpwstr>
  </property>
  <property fmtid="{D5CDD505-2E9C-101B-9397-08002B2CF9AE}" pid="42" name="nameInLink">
    <vt:lpwstr>False</vt:lpwstr>
  </property>
  <property fmtid="{D5CDD505-2E9C-101B-9397-08002B2CF9AE}" pid="43" name="numberSections">
    <vt:lpwstr>False</vt:lpwstr>
  </property>
  <property fmtid="{D5CDD505-2E9C-101B-9397-08002B2CF9AE}" pid="44" name="output">
    <vt:lpwstr/>
  </property>
  <property fmtid="{D5CDD505-2E9C-101B-9397-08002B2CF9AE}" pid="45" name="pairDelim">
    <vt:lpwstr>, </vt:lpwstr>
  </property>
  <property fmtid="{D5CDD505-2E9C-101B-9397-08002B2CF9AE}" pid="46" name="plain_language_summary">
    <vt:lpwstr>Some journals require a plain language summary. See: https://publications.agu.org/author-resource-center/text-requirements/#abstract</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 t</vt:lpwstr>
  </property>
  <property fmtid="{D5CDD505-2E9C-101B-9397-08002B2CF9AE}" pid="63" name="tableTitle">
    <vt:lpwstr>Table</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ies>
</file>